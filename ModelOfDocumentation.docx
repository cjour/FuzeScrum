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3319109" w:displacedByCustomXml="next"/>
    <w:bookmarkEnd w:id="0" w:displacedByCustomXml="next"/>
    <w:sdt>
      <w:sdtPr>
        <w:rPr>
          <w:rFonts w:ascii="Roboto" w:eastAsia="Roboto" w:hAnsi="Roboto" w:cs="Roboto"/>
        </w:rPr>
        <w:id w:val="1042712303"/>
        <w:docPartObj>
          <w:docPartGallery w:val="Cover Pages"/>
          <w:docPartUnique/>
        </w:docPartObj>
      </w:sdtPr>
      <w:sdtEndPr>
        <w:rPr>
          <w:rFonts w:ascii="Open Sans" w:eastAsia="Open Sans" w:hAnsi="Open Sans" w:cs="Open Sans"/>
          <w:b/>
          <w:color w:val="0B5394"/>
          <w:sz w:val="48"/>
          <w:szCs w:val="48"/>
        </w:rPr>
      </w:sdtEndPr>
      <w:sdtContent>
        <w:p w14:paraId="443CA4F9" w14:textId="558A4389" w:rsidR="007D0459" w:rsidRDefault="00FC609F" w:rsidP="007D0459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64647884" wp14:editId="56C49FC6">
                    <wp:simplePos x="0" y="0"/>
                    <wp:positionH relativeFrom="margin">
                      <wp:posOffset>4701396</wp:posOffset>
                    </wp:positionH>
                    <wp:positionV relativeFrom="page">
                      <wp:posOffset>405442</wp:posOffset>
                    </wp:positionV>
                    <wp:extent cx="1742536" cy="365760"/>
                    <wp:effectExtent l="0" t="0" r="10160" b="635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42536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D511AF" w14:textId="2AC8FEC5" w:rsidR="0056420D" w:rsidRPr="00591749" w:rsidRDefault="00E506A8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420D" w:rsidRPr="00591749">
                                      <w:rPr>
                                        <w:rFonts w:ascii="Times New Roman" w:hAnsi="Times New Roman" w:cs="Times New Roman"/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JOURDAIN CLEMENT</w:t>
                                    </w:r>
                                  </w:sdtContent>
                                </w:sdt>
                              </w:p>
                              <w:p w14:paraId="5C144A9A" w14:textId="55B25362" w:rsidR="0056420D" w:rsidRPr="00591749" w:rsidRDefault="00E506A8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420D" w:rsidRPr="0059174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FUZeSCrum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4788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9" o:spid="_x0000_s1026" type="#_x0000_t202" style="position:absolute;margin-left:370.2pt;margin-top:31.9pt;width:137.2pt;height:28.8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" filled="f" stroked="f" strokeweight=".5pt">
                    <v:textbox style="mso-fit-shape-to-text:t" inset="0,0,0,0">
                      <w:txbxContent>
                        <w:p w14:paraId="6FD511AF" w14:textId="2AC8FEC5" w:rsidR="0056420D" w:rsidRPr="00591749" w:rsidRDefault="00E506A8">
                          <w:pPr>
                            <w:pStyle w:val="Sansinterligne"/>
                            <w:rPr>
                              <w:rFonts w:ascii="Times New Roman" w:hAnsi="Times New Roman" w:cs="Times New Roman"/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F81BD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6420D" w:rsidRPr="00591749">
                                <w:rPr>
                                  <w:rFonts w:ascii="Times New Roman" w:hAnsi="Times New Roman" w:cs="Times New Roman"/>
                                  <w:color w:val="4F81BD" w:themeColor="accent1"/>
                                  <w:sz w:val="26"/>
                                  <w:szCs w:val="26"/>
                                </w:rPr>
                                <w:t>JOURDAIN CLEMENT</w:t>
                              </w:r>
                            </w:sdtContent>
                          </w:sdt>
                        </w:p>
                        <w:p w14:paraId="5C144A9A" w14:textId="55B25362" w:rsidR="0056420D" w:rsidRPr="00591749" w:rsidRDefault="00E506A8">
                          <w:pPr>
                            <w:pStyle w:val="Sansinterligne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420D" w:rsidRPr="00591749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FUZeSCrum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6420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4320" behindDoc="1" locked="0" layoutInCell="1" allowOverlap="1" wp14:anchorId="38A1CA83" wp14:editId="67F01584">
                    <wp:simplePos x="0" y="0"/>
                    <wp:positionH relativeFrom="page">
                      <wp:posOffset>297172</wp:posOffset>
                    </wp:positionH>
                    <wp:positionV relativeFrom="page">
                      <wp:posOffset>266612</wp:posOffset>
                    </wp:positionV>
                    <wp:extent cx="2195322" cy="9125721"/>
                    <wp:effectExtent l="0" t="0" r="0" b="18415"/>
                    <wp:wrapNone/>
                    <wp:docPr id="8" name="Groupe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5322" cy="9125721"/>
                              <a:chOff x="0" y="-9"/>
                              <a:chExt cx="2195322" cy="9125721"/>
                            </a:xfrm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Pentagone 4"/>
                            <wps:cNvSpPr/>
                            <wps:spPr>
                              <a:xfrm>
                                <a:off x="762" y="-9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1-0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3DD673D" w14:textId="14E16D25" w:rsidR="0056420D" w:rsidRDefault="0056420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02/11/2020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e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8" name="Groupe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9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7" name="Groupe 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A1CA83" id="Groupe 8" o:spid="_x0000_s1027" style="position:absolute;margin-left:23.4pt;margin-top:21pt;width:172.85pt;height:718.55pt;z-index:-251612160;mso-width-percent:330;mso-position-horizontal-relative:page;mso-position-vertical-relative:page;mso-width-percent:330" coordorigin="" coordsize="21953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">
                    <v:rect id="Rectangle 21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left:7;width:21946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1-0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3DD673D" w14:textId="14E16D25" w:rsidR="0056420D" w:rsidRDefault="0056420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02/11/2020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34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e 38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X7wAAAANsAAAAPAAAAZHJzL2Rvd25yZXYueG1sRE/LisIw&#10;FN0L/kO4gjtNKyp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IWB1+8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5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Rgw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YJ/H4JP0Cu7gAAAP//AwBQSwECLQAUAAYACAAAACEA2+H2y+4AAACFAQAAEwAAAAAAAAAA&#10;AAAAAAAAAAAAW0NvbnRlbnRfVHlwZXNdLnhtbFBLAQItABQABgAIAAAAIQBa9CxbvwAAABUBAAAL&#10;AAAAAAAAAAAAAAAAAB8BAABfcmVscy8ucmVsc1BLAQItABQABgAIAAAAIQDHzRgw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6641075" w14:textId="2987B07C" w:rsidR="007D0459" w:rsidRDefault="00D0114C">
          <w:pP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0" locked="0" layoutInCell="1" allowOverlap="1" wp14:anchorId="162C5F1F" wp14:editId="1013ACB5">
                    <wp:simplePos x="0" y="0"/>
                    <wp:positionH relativeFrom="margin">
                      <wp:posOffset>676350</wp:posOffset>
                    </wp:positionH>
                    <wp:positionV relativeFrom="page">
                      <wp:posOffset>3717925</wp:posOffset>
                    </wp:positionV>
                    <wp:extent cx="5382883" cy="936346"/>
                    <wp:effectExtent l="0" t="0" r="8890" b="0"/>
                    <wp:wrapNone/>
                    <wp:docPr id="70" name="Zone de texte 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2883" cy="9363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07920" w14:textId="1E01DAC2" w:rsidR="00D0114C" w:rsidRPr="00591749" w:rsidRDefault="00E506A8" w:rsidP="00D0114C">
                                <w:pPr>
                                  <w:pStyle w:val="Sansinterligne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144"/>
                                      <w:szCs w:val="144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114C" w:rsidRPr="00591749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144"/>
                                        <w:szCs w:val="144"/>
                                      </w:rPr>
                                      <w:t>MENTORIFY</w:t>
                                    </w:r>
                                  </w:sdtContent>
                                </w:sdt>
                              </w:p>
                              <w:p w14:paraId="38737B12" w14:textId="77777777" w:rsidR="00D0114C" w:rsidRDefault="00E506A8" w:rsidP="00D0114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114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2C5F1F" id="Zone de texte 70" o:spid="_x0000_s1056" type="#_x0000_t202" style="position:absolute;margin-left:53.25pt;margin-top:292.75pt;width:423.85pt;height:73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" filled="f" stroked="f" strokeweight=".5pt">
                    <v:textbox inset="0,0,0,0">
                      <w:txbxContent>
                        <w:p w14:paraId="04407920" w14:textId="1E01DAC2" w:rsidR="00D0114C" w:rsidRPr="00591749" w:rsidRDefault="00E506A8" w:rsidP="00D0114C">
                          <w:pPr>
                            <w:pStyle w:val="Sansinterligne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144"/>
                                <w:szCs w:val="144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0114C" w:rsidRPr="00591749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144"/>
                                  <w:szCs w:val="144"/>
                                </w:rPr>
                                <w:t>MENTORIFY</w:t>
                              </w:r>
                            </w:sdtContent>
                          </w:sdt>
                        </w:p>
                        <w:p w14:paraId="38737B12" w14:textId="77777777" w:rsidR="00D0114C" w:rsidRDefault="00E506A8" w:rsidP="00D0114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0114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  <w:br w:type="page"/>
          </w:r>
        </w:p>
        <w:sdt>
          <w:sdtPr>
            <w:rPr>
              <w:rFonts w:ascii="Roboto" w:eastAsia="Roboto" w:hAnsi="Roboto" w:cs="Roboto"/>
              <w:color w:val="auto"/>
              <w:sz w:val="40"/>
              <w:szCs w:val="40"/>
            </w:rPr>
            <w:id w:val="-22248537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2"/>
              <w:szCs w:val="22"/>
            </w:rPr>
          </w:sdtEndPr>
          <w:sdtContent>
            <w:p w14:paraId="07D823BC" w14:textId="7371DD8F" w:rsidR="007D0459" w:rsidRPr="00591749" w:rsidRDefault="007D0459">
              <w:pPr>
                <w:pStyle w:val="En-ttedetabledesmatires"/>
                <w:rPr>
                  <w:rFonts w:ascii="Times New Roman" w:hAnsi="Times New Roman" w:cs="Times New Roman"/>
                  <w:sz w:val="40"/>
                  <w:szCs w:val="40"/>
                </w:rPr>
              </w:pPr>
              <w:r w:rsidRPr="00591749">
                <w:rPr>
                  <w:rFonts w:ascii="Times New Roman" w:hAnsi="Times New Roman" w:cs="Times New Roman"/>
                  <w:sz w:val="40"/>
                  <w:szCs w:val="40"/>
                </w:rPr>
                <w:t>Table des matières</w:t>
              </w:r>
            </w:p>
            <w:p w14:paraId="724D9F8C" w14:textId="77777777" w:rsidR="00FC609F" w:rsidRPr="00591749" w:rsidRDefault="00FC609F" w:rsidP="00FC609F">
              <w:pPr>
                <w:rPr>
                  <w:rFonts w:ascii="Times New Roman" w:hAnsi="Times New Roman" w:cs="Times New Roman"/>
                </w:rPr>
              </w:pPr>
            </w:p>
            <w:p w14:paraId="6A6964D7" w14:textId="67D69716" w:rsidR="00882338" w:rsidRPr="00591749" w:rsidRDefault="007D0459">
              <w:pPr>
                <w:pStyle w:val="TM1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r w:rsidRPr="00591749">
                <w:rPr>
                  <w:rFonts w:ascii="Times New Roman" w:hAnsi="Times New Roman" w:cs="Times New Roman"/>
                </w:rPr>
                <w:fldChar w:fldCharType="begin"/>
              </w:r>
              <w:r w:rsidRPr="00591749">
                <w:rPr>
                  <w:rFonts w:ascii="Times New Roman" w:hAnsi="Times New Roman" w:cs="Times New Roman"/>
                </w:rPr>
                <w:instrText xml:space="preserve"> TOC \o "1-3" \h \z \u </w:instrText>
              </w:r>
              <w:r w:rsidRPr="00591749">
                <w:rPr>
                  <w:rFonts w:ascii="Times New Roman" w:hAnsi="Times New Roman" w:cs="Times New Roman"/>
                </w:rPr>
                <w:fldChar w:fldCharType="separate"/>
              </w:r>
              <w:hyperlink w:anchor="_Toc53998708" w:history="1">
                <w:r w:rsidR="00882338" w:rsidRPr="00591749">
                  <w:rPr>
                    <w:rStyle w:val="Lienhypertexte"/>
                    <w:rFonts w:ascii="Times New Roman" w:eastAsia="Open Sans" w:hAnsi="Times New Roman" w:cs="Times New Roman"/>
                    <w:b/>
                    <w:noProof/>
                  </w:rPr>
                  <w:t>MENTORIFY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_Toc53998708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84E6B30" w14:textId="4E310A24" w:rsidR="00882338" w:rsidRPr="00591749" w:rsidRDefault="00E506A8">
              <w:pPr>
                <w:pStyle w:val="TM1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09" w:history="1">
                <w:r w:rsidR="00882338" w:rsidRPr="00591749">
                  <w:rPr>
                    <w:rStyle w:val="Lienhypertexte"/>
                    <w:rFonts w:ascii="Times New Roman" w:eastAsia="Open Sans" w:hAnsi="Times New Roman" w:cs="Times New Roman"/>
                    <w:b/>
                    <w:noProof/>
                  </w:rPr>
                  <w:t>Besoins et conception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_Toc53998709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2372FD89" w14:textId="263A1E53" w:rsidR="00882338" w:rsidRPr="00591749" w:rsidRDefault="00E506A8">
              <w:pPr>
                <w:pStyle w:val="TM2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0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1. Présentation du projet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_Toc53998710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D75363B" w14:textId="44FEE679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1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1.1 Objectifs du projet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_Toc53998711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4AE3785" w14:textId="01E227E8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2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1.2 Él</w:t>
                </w:r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é</w:t>
                </w:r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m</w:t>
                </w:r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e</w:t>
                </w:r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nts hors périmètre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_Toc53998712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A94CB1A" w14:textId="1C976168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3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1.3 Métriques du projet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_Toc53998713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3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9405980" w14:textId="283B6E40" w:rsidR="00882338" w:rsidRPr="00591749" w:rsidRDefault="00E506A8">
              <w:pPr>
                <w:pStyle w:val="TM2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4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2. Fonctionnalités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_Toc53998714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3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4B627B2" w14:textId="67459417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5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2.1 Fonctionnalités du projet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_Toc53998715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3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5B1D80E0" w14:textId="1F12D048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6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2.2 User stories et critères d’acceptation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_Toc53998716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3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15E5E778" w14:textId="58589620" w:rsidR="00882338" w:rsidRPr="00591749" w:rsidRDefault="00E506A8">
              <w:pPr>
                <w:pStyle w:val="TM2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7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 Solution proposée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_Toc53998717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6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2FEDB51F" w14:textId="0A390CBC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8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3.1 Domaine fonctionnel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_Toc53998718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6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4D4A2786" w14:textId="309C94BD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19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3.2 Glossaire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_Toc53998719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7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30DB218A" w14:textId="2FABB345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20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3.3 Spécifications techniques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_Toc53998720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8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1A26726" w14:textId="5E7A4262" w:rsidR="00882338" w:rsidRPr="00591749" w:rsidRDefault="00E506A8">
              <w:pPr>
                <w:pStyle w:val="TM3"/>
                <w:tabs>
                  <w:tab w:val="right" w:leader="dot" w:pos="9911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53998721" w:history="1">
                <w:r w:rsidR="00882338" w:rsidRPr="00591749">
                  <w:rPr>
                    <w:rStyle w:val="Lienhypertexte"/>
                    <w:rFonts w:ascii="Times New Roman" w:hAnsi="Times New Roman" w:cs="Times New Roman"/>
                    <w:noProof/>
                  </w:rPr>
                  <w:t>3.4 Wireframes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_Toc53998721 \h </w:instrTex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t>9</w:t>
                </w:r>
                <w:r w:rsidR="00882338" w:rsidRPr="00591749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9DFA4DD" w14:textId="2E5C099A" w:rsidR="007D0459" w:rsidRDefault="007D0459">
              <w:r w:rsidRPr="00591749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14:paraId="476DA2A3" w14:textId="2F64BAEE" w:rsidR="0056420D" w:rsidRDefault="0056420D">
          <w:pP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</w:pPr>
          <w:r>
            <w:rPr>
              <w:rFonts w:ascii="Open Sans" w:eastAsia="Open Sans" w:hAnsi="Open Sans" w:cs="Open Sans"/>
              <w:b/>
              <w:color w:val="0B5394"/>
              <w:sz w:val="48"/>
              <w:szCs w:val="48"/>
            </w:rPr>
            <w:br w:type="page"/>
          </w:r>
        </w:p>
      </w:sdtContent>
    </w:sdt>
    <w:p w14:paraId="18402985" w14:textId="2AC7A0B9" w:rsidR="006A23D9" w:rsidRPr="00591749" w:rsidRDefault="00A469E1">
      <w:pPr>
        <w:pStyle w:val="Titre1"/>
        <w:keepNext w:val="0"/>
        <w:keepLines w:val="0"/>
        <w:spacing w:before="480"/>
        <w:rPr>
          <w:rFonts w:ascii="Times New Roman" w:eastAsia="Open Sans" w:hAnsi="Times New Roman" w:cs="Times New Roman"/>
          <w:b/>
          <w:color w:val="0B5394"/>
          <w:sz w:val="48"/>
          <w:szCs w:val="48"/>
        </w:rPr>
      </w:pPr>
      <w:bookmarkStart w:id="1" w:name="_Toc53997845"/>
      <w:bookmarkStart w:id="2" w:name="_Toc53998013"/>
      <w:bookmarkStart w:id="3" w:name="_Toc53998708"/>
      <w:r w:rsidRPr="00591749">
        <w:rPr>
          <w:rFonts w:ascii="Times New Roman" w:eastAsia="Open Sans" w:hAnsi="Times New Roman" w:cs="Times New Roman"/>
          <w:b/>
          <w:color w:val="0B5394"/>
          <w:sz w:val="48"/>
          <w:szCs w:val="48"/>
        </w:rPr>
        <w:lastRenderedPageBreak/>
        <w:t>MENTORIFY</w:t>
      </w:r>
      <w:bookmarkEnd w:id="1"/>
      <w:bookmarkEnd w:id="2"/>
      <w:bookmarkEnd w:id="3"/>
    </w:p>
    <w:p w14:paraId="7085922E" w14:textId="77777777" w:rsidR="006A23D9" w:rsidRPr="00591749" w:rsidRDefault="00C57A26">
      <w:pPr>
        <w:pStyle w:val="Titre1"/>
        <w:keepNext w:val="0"/>
        <w:keepLines w:val="0"/>
        <w:spacing w:before="480"/>
        <w:rPr>
          <w:rFonts w:ascii="Times New Roman" w:eastAsia="Open Sans" w:hAnsi="Times New Roman" w:cs="Times New Roman"/>
          <w:b/>
          <w:i/>
          <w:color w:val="6FA8DC"/>
        </w:rPr>
      </w:pPr>
      <w:bookmarkStart w:id="4" w:name="_l3oc8s6vemuf" w:colFirst="0" w:colLast="0"/>
      <w:bookmarkStart w:id="5" w:name="_Toc53997846"/>
      <w:bookmarkStart w:id="6" w:name="_Toc53998709"/>
      <w:bookmarkEnd w:id="4"/>
      <w:r w:rsidRPr="00591749">
        <w:rPr>
          <w:rFonts w:ascii="Times New Roman" w:eastAsia="Open Sans" w:hAnsi="Times New Roman" w:cs="Times New Roman"/>
          <w:b/>
          <w:color w:val="6FA8DC"/>
          <w:sz w:val="36"/>
          <w:szCs w:val="36"/>
        </w:rPr>
        <w:t>Besoins et conception</w:t>
      </w:r>
      <w:bookmarkEnd w:id="5"/>
      <w:bookmarkEnd w:id="6"/>
    </w:p>
    <w:p w14:paraId="1EF0C284" w14:textId="0952E6A9" w:rsidR="00B53AB1" w:rsidRPr="00591749" w:rsidRDefault="00C57A26" w:rsidP="003523C0">
      <w:pPr>
        <w:pStyle w:val="Titre2"/>
        <w:rPr>
          <w:rFonts w:ascii="Times New Roman" w:hAnsi="Times New Roman" w:cs="Times New Roman"/>
        </w:rPr>
      </w:pPr>
      <w:bookmarkStart w:id="7" w:name="_30j0zll" w:colFirst="0" w:colLast="0"/>
      <w:bookmarkStart w:id="8" w:name="_Toc53997847"/>
      <w:bookmarkStart w:id="9" w:name="_Toc53998710"/>
      <w:bookmarkEnd w:id="7"/>
      <w:r w:rsidRPr="00591749">
        <w:rPr>
          <w:rFonts w:ascii="Times New Roman" w:hAnsi="Times New Roman" w:cs="Times New Roman"/>
        </w:rPr>
        <w:t>1. Présentation du projet</w:t>
      </w:r>
      <w:bookmarkEnd w:id="8"/>
      <w:bookmarkEnd w:id="9"/>
    </w:p>
    <w:p w14:paraId="156D7516" w14:textId="3831AA7F" w:rsidR="00B53AB1" w:rsidRPr="003523C0" w:rsidRDefault="00B53AB1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La solution proposée est une </w:t>
      </w:r>
      <w:r w:rsidRPr="003523C0">
        <w:rPr>
          <w:rFonts w:ascii="Times New Roman" w:hAnsi="Times New Roman" w:cs="Times New Roman"/>
          <w:b/>
          <w:bCs/>
          <w:iCs/>
        </w:rPr>
        <w:t>application de mentorat</w:t>
      </w:r>
      <w:r w:rsidRPr="003523C0">
        <w:rPr>
          <w:rFonts w:ascii="Times New Roman" w:hAnsi="Times New Roman" w:cs="Times New Roman"/>
          <w:iCs/>
        </w:rPr>
        <w:t xml:space="preserve"> permettant de faciliter les échanges entre mentor et mentoré.</w:t>
      </w:r>
    </w:p>
    <w:p w14:paraId="6466AAA4" w14:textId="51AD53FB" w:rsidR="00B53AB1" w:rsidRPr="003523C0" w:rsidRDefault="00B53AB1" w:rsidP="009215A4">
      <w:pPr>
        <w:jc w:val="both"/>
        <w:rPr>
          <w:rFonts w:ascii="Times New Roman" w:hAnsi="Times New Roman" w:cs="Times New Roman"/>
          <w:iCs/>
        </w:rPr>
      </w:pPr>
    </w:p>
    <w:p w14:paraId="017BAE70" w14:textId="4534FF8D" w:rsidR="00B53AB1" w:rsidRPr="003523C0" w:rsidRDefault="00B53AB1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Le public cible est </w:t>
      </w:r>
      <w:r w:rsidR="0000668F" w:rsidRPr="003523C0">
        <w:rPr>
          <w:rFonts w:ascii="Times New Roman" w:hAnsi="Times New Roman" w:cs="Times New Roman"/>
          <w:iCs/>
        </w:rPr>
        <w:t>toute</w:t>
      </w:r>
      <w:r w:rsidRPr="003523C0">
        <w:rPr>
          <w:rFonts w:ascii="Times New Roman" w:hAnsi="Times New Roman" w:cs="Times New Roman"/>
          <w:iCs/>
        </w:rPr>
        <w:t xml:space="preserve"> personne voulant </w:t>
      </w:r>
      <w:r w:rsidR="003943AF" w:rsidRPr="003523C0">
        <w:rPr>
          <w:rFonts w:ascii="Times New Roman" w:hAnsi="Times New Roman" w:cs="Times New Roman"/>
          <w:iCs/>
        </w:rPr>
        <w:t>accompagner autrui sur des compétences</w:t>
      </w:r>
      <w:r w:rsidRPr="003523C0">
        <w:rPr>
          <w:rFonts w:ascii="Times New Roman" w:hAnsi="Times New Roman" w:cs="Times New Roman"/>
          <w:iCs/>
        </w:rPr>
        <w:t xml:space="preserve"> </w:t>
      </w:r>
      <w:r w:rsidR="003943AF" w:rsidRPr="003523C0">
        <w:rPr>
          <w:rFonts w:ascii="Times New Roman" w:hAnsi="Times New Roman" w:cs="Times New Roman"/>
          <w:iCs/>
        </w:rPr>
        <w:t xml:space="preserve">qu’il maitrise </w:t>
      </w:r>
      <w:proofErr w:type="gramStart"/>
      <w:r w:rsidRPr="003523C0">
        <w:rPr>
          <w:rFonts w:ascii="Times New Roman" w:hAnsi="Times New Roman" w:cs="Times New Roman"/>
          <w:iCs/>
        </w:rPr>
        <w:t>ou</w:t>
      </w:r>
      <w:proofErr w:type="gramEnd"/>
      <w:r w:rsidRPr="003523C0">
        <w:rPr>
          <w:rFonts w:ascii="Times New Roman" w:hAnsi="Times New Roman" w:cs="Times New Roman"/>
          <w:iCs/>
        </w:rPr>
        <w:t xml:space="preserve"> </w:t>
      </w:r>
      <w:r w:rsidR="003943AF" w:rsidRPr="003523C0">
        <w:rPr>
          <w:rFonts w:ascii="Times New Roman" w:hAnsi="Times New Roman" w:cs="Times New Roman"/>
          <w:iCs/>
        </w:rPr>
        <w:t xml:space="preserve">être accompagné </w:t>
      </w:r>
      <w:r w:rsidR="00EC4831" w:rsidRPr="003523C0">
        <w:rPr>
          <w:rFonts w:ascii="Times New Roman" w:hAnsi="Times New Roman" w:cs="Times New Roman"/>
          <w:iCs/>
        </w:rPr>
        <w:t>pour atteindre ses objectifs professionnels ou personnels</w:t>
      </w:r>
      <w:r w:rsidRPr="003523C0">
        <w:rPr>
          <w:rFonts w:ascii="Times New Roman" w:hAnsi="Times New Roman" w:cs="Times New Roman"/>
          <w:iCs/>
        </w:rPr>
        <w:t>.</w:t>
      </w:r>
    </w:p>
    <w:p w14:paraId="1D3CB0B9" w14:textId="3C545D48" w:rsidR="00FA5496" w:rsidRPr="003523C0" w:rsidRDefault="00FA5496" w:rsidP="009215A4">
      <w:pPr>
        <w:jc w:val="both"/>
        <w:rPr>
          <w:rFonts w:ascii="Times New Roman" w:hAnsi="Times New Roman" w:cs="Times New Roman"/>
          <w:iCs/>
        </w:rPr>
      </w:pPr>
    </w:p>
    <w:p w14:paraId="0D54708D" w14:textId="77777777" w:rsidR="00C43406" w:rsidRPr="003523C0" w:rsidRDefault="00FA5496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Les avantages commerciaux sont</w:t>
      </w:r>
      <w:r w:rsidR="00C43406" w:rsidRPr="003523C0">
        <w:rPr>
          <w:rFonts w:ascii="Times New Roman" w:hAnsi="Times New Roman" w:cs="Times New Roman"/>
          <w:iCs/>
        </w:rPr>
        <w:t xml:space="preserve"> : </w:t>
      </w:r>
    </w:p>
    <w:p w14:paraId="59C48A2F" w14:textId="77777777" w:rsidR="00C43406" w:rsidRPr="003523C0" w:rsidRDefault="00C43406" w:rsidP="009215A4">
      <w:pPr>
        <w:jc w:val="both"/>
        <w:rPr>
          <w:rFonts w:ascii="Times New Roman" w:hAnsi="Times New Roman" w:cs="Times New Roman"/>
          <w:iCs/>
        </w:rPr>
      </w:pPr>
    </w:p>
    <w:p w14:paraId="497FBB4C" w14:textId="29348140" w:rsidR="006A23D9" w:rsidRPr="003523C0" w:rsidRDefault="00C43406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-</w:t>
      </w:r>
      <w:r w:rsidR="00FA5496" w:rsidRPr="003523C0">
        <w:rPr>
          <w:rFonts w:ascii="Times New Roman" w:hAnsi="Times New Roman" w:cs="Times New Roman"/>
          <w:iCs/>
        </w:rPr>
        <w:t xml:space="preserve"> le nombre d’utilisateurs potentiels salariés / </w:t>
      </w:r>
      <w:r w:rsidR="00CA0BBC" w:rsidRPr="003523C0">
        <w:rPr>
          <w:rFonts w:ascii="Times New Roman" w:hAnsi="Times New Roman" w:cs="Times New Roman"/>
          <w:iCs/>
        </w:rPr>
        <w:t>non-salariés payant pour accéder à la solution</w:t>
      </w:r>
      <w:r w:rsidR="00FA5496" w:rsidRPr="003523C0">
        <w:rPr>
          <w:rFonts w:ascii="Times New Roman" w:hAnsi="Times New Roman" w:cs="Times New Roman"/>
          <w:iCs/>
        </w:rPr>
        <w:t>.</w:t>
      </w:r>
    </w:p>
    <w:p w14:paraId="2FC6A885" w14:textId="64D0C08C" w:rsidR="00C43406" w:rsidRPr="003523C0" w:rsidRDefault="00C43406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- la productivité gagnée par les mentorés.</w:t>
      </w:r>
    </w:p>
    <w:p w14:paraId="2A448024" w14:textId="6147D940" w:rsidR="00C43406" w:rsidRPr="003523C0" w:rsidRDefault="00C43406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- l’amélioration des compétences de management des mentors.</w:t>
      </w:r>
    </w:p>
    <w:p w14:paraId="1C66554D" w14:textId="77777777" w:rsidR="006A065A" w:rsidRPr="00C43406" w:rsidRDefault="006A065A">
      <w:pPr>
        <w:rPr>
          <w:i/>
        </w:rPr>
      </w:pPr>
    </w:p>
    <w:p w14:paraId="74C710FA" w14:textId="4C67A02F" w:rsidR="00A21B55" w:rsidRPr="00591749" w:rsidRDefault="00C57A26" w:rsidP="003523C0">
      <w:pPr>
        <w:pStyle w:val="Titre3"/>
        <w:rPr>
          <w:rFonts w:ascii="Times New Roman" w:hAnsi="Times New Roman" w:cs="Times New Roman"/>
        </w:rPr>
      </w:pPr>
      <w:bookmarkStart w:id="10" w:name="_Toc53998711"/>
      <w:r w:rsidRPr="00591749">
        <w:rPr>
          <w:rFonts w:ascii="Times New Roman" w:hAnsi="Times New Roman" w:cs="Times New Roman"/>
        </w:rPr>
        <w:t>1.1 Objectifs du projet</w:t>
      </w:r>
      <w:bookmarkEnd w:id="10"/>
    </w:p>
    <w:p w14:paraId="00A8A94A" w14:textId="3811C970" w:rsidR="006A065A" w:rsidRPr="003523C0" w:rsidRDefault="00B53AB1" w:rsidP="009215A4">
      <w:pP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L’objectif de ce projet est de fournir à l’utilisateur final une application lui permettant d’accéder à des sessions de mentorat et d’en faciliter la gestion.</w:t>
      </w:r>
      <w:r w:rsidR="006A065A" w:rsidRPr="003523C0">
        <w:rPr>
          <w:rFonts w:ascii="Times New Roman" w:hAnsi="Times New Roman" w:cs="Times New Roman"/>
          <w:iCs/>
        </w:rPr>
        <w:t xml:space="preserve"> Pour cela une interface lui sera proposée, au travers de laquelle il pourra, spécifier ses attentes </w:t>
      </w:r>
      <w:r w:rsidR="00950FF7" w:rsidRPr="003523C0">
        <w:rPr>
          <w:rFonts w:ascii="Times New Roman" w:hAnsi="Times New Roman" w:cs="Times New Roman"/>
          <w:iCs/>
        </w:rPr>
        <w:t>en termes de</w:t>
      </w:r>
      <w:r w:rsidR="006A065A" w:rsidRPr="003523C0">
        <w:rPr>
          <w:rFonts w:ascii="Times New Roman" w:hAnsi="Times New Roman" w:cs="Times New Roman"/>
          <w:iCs/>
        </w:rPr>
        <w:t xml:space="preserve"> mentorat, centraliser les informations concernant ses sessions, accéder à des </w:t>
      </w:r>
      <w:r w:rsidR="00332A8B" w:rsidRPr="003523C0">
        <w:rPr>
          <w:rFonts w:ascii="Times New Roman" w:hAnsi="Times New Roman" w:cs="Times New Roman"/>
          <w:iCs/>
        </w:rPr>
        <w:t>comptes rendus</w:t>
      </w:r>
      <w:r w:rsidR="006A065A" w:rsidRPr="003523C0">
        <w:rPr>
          <w:rFonts w:ascii="Times New Roman" w:hAnsi="Times New Roman" w:cs="Times New Roman"/>
          <w:iCs/>
        </w:rPr>
        <w:t xml:space="preserve"> oraux et écrits</w:t>
      </w:r>
      <w:r w:rsidR="00152F30" w:rsidRPr="003523C0">
        <w:rPr>
          <w:rFonts w:ascii="Times New Roman" w:hAnsi="Times New Roman" w:cs="Times New Roman"/>
          <w:iCs/>
        </w:rPr>
        <w:t xml:space="preserve"> et évaluer la relation de mentorat</w:t>
      </w:r>
      <w:r w:rsidR="006A065A" w:rsidRPr="003523C0">
        <w:rPr>
          <w:rFonts w:ascii="Times New Roman" w:hAnsi="Times New Roman" w:cs="Times New Roman"/>
          <w:iCs/>
        </w:rPr>
        <w:t>.</w:t>
      </w:r>
    </w:p>
    <w:p w14:paraId="39E3FB2B" w14:textId="7A277D9B" w:rsidR="00630D6C" w:rsidRPr="003523C0" w:rsidRDefault="00630D6C">
      <w:pPr>
        <w:rPr>
          <w:rFonts w:ascii="Times New Roman" w:hAnsi="Times New Roman" w:cs="Times New Roman"/>
          <w:iCs/>
        </w:rPr>
      </w:pPr>
    </w:p>
    <w:p w14:paraId="580A9B7E" w14:textId="3D08D115" w:rsidR="00630D6C" w:rsidRPr="003523C0" w:rsidRDefault="00630D6C" w:rsidP="009215A4">
      <w:pPr>
        <w:jc w:val="both"/>
        <w:rPr>
          <w:rFonts w:ascii="Times New Roman" w:eastAsia="Open Sans" w:hAnsi="Times New Roman" w:cs="Times New Roman"/>
          <w:i/>
        </w:rPr>
      </w:pPr>
      <w:r w:rsidRPr="003523C0">
        <w:rPr>
          <w:rFonts w:ascii="Times New Roman" w:hAnsi="Times New Roman" w:cs="Times New Roman"/>
          <w:iCs/>
        </w:rPr>
        <w:t>Le</w:t>
      </w:r>
      <w:r w:rsidR="00950FF7" w:rsidRPr="003523C0">
        <w:rPr>
          <w:rFonts w:ascii="Times New Roman" w:hAnsi="Times New Roman" w:cs="Times New Roman"/>
          <w:iCs/>
        </w:rPr>
        <w:t>s</w:t>
      </w:r>
      <w:r w:rsidRPr="003523C0">
        <w:rPr>
          <w:rFonts w:ascii="Times New Roman" w:hAnsi="Times New Roman" w:cs="Times New Roman"/>
          <w:iCs/>
        </w:rPr>
        <w:t xml:space="preserve"> problème</w:t>
      </w:r>
      <w:r w:rsidR="00950FF7" w:rsidRPr="003523C0">
        <w:rPr>
          <w:rFonts w:ascii="Times New Roman" w:hAnsi="Times New Roman" w:cs="Times New Roman"/>
          <w:iCs/>
        </w:rPr>
        <w:t>s</w:t>
      </w:r>
      <w:r w:rsidRPr="003523C0">
        <w:rPr>
          <w:rFonts w:ascii="Times New Roman" w:hAnsi="Times New Roman" w:cs="Times New Roman"/>
          <w:iCs/>
        </w:rPr>
        <w:t xml:space="preserve"> majeur</w:t>
      </w:r>
      <w:r w:rsidR="00950FF7" w:rsidRPr="003523C0">
        <w:rPr>
          <w:rFonts w:ascii="Times New Roman" w:hAnsi="Times New Roman" w:cs="Times New Roman"/>
          <w:iCs/>
        </w:rPr>
        <w:t>s</w:t>
      </w:r>
      <w:r w:rsidRPr="003523C0">
        <w:rPr>
          <w:rFonts w:ascii="Times New Roman" w:hAnsi="Times New Roman" w:cs="Times New Roman"/>
          <w:iCs/>
        </w:rPr>
        <w:t xml:space="preserve"> résolu</w:t>
      </w:r>
      <w:r w:rsidR="00950FF7" w:rsidRPr="003523C0">
        <w:rPr>
          <w:rFonts w:ascii="Times New Roman" w:hAnsi="Times New Roman" w:cs="Times New Roman"/>
          <w:iCs/>
        </w:rPr>
        <w:t>s</w:t>
      </w:r>
      <w:r w:rsidRPr="003523C0">
        <w:rPr>
          <w:rFonts w:ascii="Times New Roman" w:hAnsi="Times New Roman" w:cs="Times New Roman"/>
          <w:iCs/>
        </w:rPr>
        <w:t xml:space="preserve"> </w:t>
      </w:r>
      <w:r w:rsidR="00950FF7" w:rsidRPr="003523C0">
        <w:rPr>
          <w:rFonts w:ascii="Times New Roman" w:hAnsi="Times New Roman" w:cs="Times New Roman"/>
          <w:iCs/>
        </w:rPr>
        <w:t>sont</w:t>
      </w:r>
      <w:r w:rsidRPr="003523C0">
        <w:rPr>
          <w:rFonts w:ascii="Times New Roman" w:hAnsi="Times New Roman" w:cs="Times New Roman"/>
          <w:iCs/>
        </w:rPr>
        <w:t xml:space="preserve"> </w:t>
      </w:r>
      <w:r w:rsidR="00EF195F" w:rsidRPr="003523C0">
        <w:rPr>
          <w:rFonts w:ascii="Times New Roman" w:hAnsi="Times New Roman" w:cs="Times New Roman"/>
          <w:iCs/>
        </w:rPr>
        <w:t>la difficulté</w:t>
      </w:r>
      <w:r w:rsidRPr="003523C0">
        <w:rPr>
          <w:rFonts w:ascii="Times New Roman" w:hAnsi="Times New Roman" w:cs="Times New Roman"/>
          <w:iCs/>
        </w:rPr>
        <w:t xml:space="preserve"> </w:t>
      </w:r>
      <w:r w:rsidR="00950FF7" w:rsidRPr="003523C0">
        <w:rPr>
          <w:rFonts w:ascii="Times New Roman" w:hAnsi="Times New Roman" w:cs="Times New Roman"/>
          <w:iCs/>
        </w:rPr>
        <w:t>de gestion d’une relation de</w:t>
      </w:r>
      <w:r w:rsidR="00EF195F" w:rsidRPr="003523C0">
        <w:rPr>
          <w:rFonts w:ascii="Times New Roman" w:hAnsi="Times New Roman" w:cs="Times New Roman"/>
          <w:iCs/>
        </w:rPr>
        <w:t xml:space="preserve"> mentorat</w:t>
      </w:r>
      <w:r w:rsidR="00950FF7" w:rsidRPr="003523C0">
        <w:rPr>
          <w:rFonts w:ascii="Times New Roman" w:hAnsi="Times New Roman" w:cs="Times New Roman"/>
          <w:iCs/>
        </w:rPr>
        <w:t xml:space="preserve"> et l</w:t>
      </w:r>
      <w:r w:rsidR="00CE543D" w:rsidRPr="003523C0">
        <w:rPr>
          <w:rFonts w:ascii="Times New Roman" w:hAnsi="Times New Roman" w:cs="Times New Roman"/>
          <w:iCs/>
        </w:rPr>
        <w:t>a difficulté d’attribution d’un mentoré à un mentor</w:t>
      </w:r>
      <w:r w:rsidRPr="003523C0">
        <w:rPr>
          <w:rFonts w:ascii="Times New Roman" w:hAnsi="Times New Roman" w:cs="Times New Roman"/>
          <w:iCs/>
        </w:rPr>
        <w:t>.</w:t>
      </w:r>
    </w:p>
    <w:p w14:paraId="425E7D13" w14:textId="77777777" w:rsidR="006A23D9" w:rsidRDefault="006A23D9">
      <w:pPr>
        <w:rPr>
          <w:rFonts w:ascii="Open Sans" w:eastAsia="Open Sans" w:hAnsi="Open Sans" w:cs="Open Sans"/>
        </w:rPr>
      </w:pPr>
    </w:p>
    <w:p w14:paraId="12852948" w14:textId="5557BCB9" w:rsidR="0083099A" w:rsidRPr="00591749" w:rsidRDefault="00C57A26" w:rsidP="003523C0">
      <w:pPr>
        <w:pStyle w:val="Titre3"/>
        <w:rPr>
          <w:rFonts w:ascii="Times New Roman" w:hAnsi="Times New Roman" w:cs="Times New Roman"/>
        </w:rPr>
      </w:pPr>
      <w:bookmarkStart w:id="11" w:name="_Toc53998712"/>
      <w:r w:rsidRPr="00591749">
        <w:rPr>
          <w:rFonts w:ascii="Times New Roman" w:hAnsi="Times New Roman" w:cs="Times New Roman"/>
        </w:rPr>
        <w:t>1.2 Éléments hors périmètre</w:t>
      </w:r>
      <w:bookmarkEnd w:id="11"/>
    </w:p>
    <w:p w14:paraId="277F2C89" w14:textId="1F21DCCA" w:rsidR="006A23D9" w:rsidRPr="003523C0" w:rsidRDefault="00A50611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La possibilité de changer de mentor / mentoré.</w:t>
      </w:r>
    </w:p>
    <w:p w14:paraId="711FF557" w14:textId="185F3959" w:rsidR="00B3493E" w:rsidRPr="003523C0" w:rsidRDefault="00B3493E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Modifier les compétences sur lesquelles portent les sessions de mentorat</w:t>
      </w:r>
      <w:r w:rsidR="00FC1EBE" w:rsidRPr="003523C0">
        <w:rPr>
          <w:rFonts w:ascii="Times New Roman" w:hAnsi="Times New Roman" w:cs="Times New Roman"/>
          <w:iCs/>
        </w:rPr>
        <w:t>.</w:t>
      </w:r>
    </w:p>
    <w:p w14:paraId="1827C1A8" w14:textId="6AAEFE1D" w:rsidR="00956F28" w:rsidRPr="003523C0" w:rsidRDefault="00956F28" w:rsidP="009215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Annuler une session de mentorat</w:t>
      </w:r>
      <w:r w:rsidR="00617230" w:rsidRPr="003523C0">
        <w:rPr>
          <w:rFonts w:ascii="Times New Roman" w:hAnsi="Times New Roman" w:cs="Times New Roman"/>
          <w:iCs/>
        </w:rPr>
        <w:t>.</w:t>
      </w:r>
    </w:p>
    <w:p w14:paraId="67B0F031" w14:textId="79B3183E" w:rsidR="00D458FF" w:rsidRDefault="00BC1FC8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Monétiser l’application.</w:t>
      </w:r>
    </w:p>
    <w:p w14:paraId="66B5FD07" w14:textId="6EB8F525" w:rsidR="000932C9" w:rsidRDefault="000932C9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8A17318" w14:textId="171AE19D" w:rsidR="000932C9" w:rsidRDefault="000932C9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D4E03B9" w14:textId="70A45A14" w:rsidR="000932C9" w:rsidRDefault="000932C9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E42C11A" w14:textId="6BA05107" w:rsidR="000932C9" w:rsidRDefault="000932C9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05159FB" w14:textId="77777777" w:rsidR="00A9508A" w:rsidRPr="003523C0" w:rsidRDefault="00A9508A" w:rsidP="007D04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F5EC2FA" w14:textId="18EC7430" w:rsidR="0083099A" w:rsidRPr="003523C0" w:rsidRDefault="00C57A26" w:rsidP="003523C0">
      <w:pPr>
        <w:pStyle w:val="Titre3"/>
        <w:rPr>
          <w:rFonts w:ascii="Times New Roman" w:hAnsi="Times New Roman" w:cs="Times New Roman"/>
          <w:color w:val="073763"/>
        </w:rPr>
      </w:pPr>
      <w:bookmarkStart w:id="12" w:name="_Toc53998713"/>
      <w:r w:rsidRPr="003523C0">
        <w:rPr>
          <w:rFonts w:ascii="Times New Roman" w:hAnsi="Times New Roman" w:cs="Times New Roman"/>
        </w:rPr>
        <w:lastRenderedPageBreak/>
        <w:t>1.3 Métriques du projet</w:t>
      </w:r>
      <w:bookmarkEnd w:id="12"/>
      <w:r w:rsidRPr="003523C0">
        <w:rPr>
          <w:rFonts w:ascii="Times New Roman" w:hAnsi="Times New Roman" w:cs="Times New Roman"/>
        </w:rPr>
        <w:t xml:space="preserve"> </w:t>
      </w:r>
    </w:p>
    <w:p w14:paraId="5B3FF4D6" w14:textId="77777777" w:rsidR="003974A4" w:rsidRPr="003523C0" w:rsidRDefault="0083099A" w:rsidP="003974A4">
      <w:p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La réussite est mesurée via :</w:t>
      </w:r>
    </w:p>
    <w:p w14:paraId="3D7F9D31" w14:textId="77777777" w:rsidR="00B43282" w:rsidRPr="003523C0" w:rsidRDefault="00B43282" w:rsidP="00CB64C0">
      <w:pPr>
        <w:rPr>
          <w:rFonts w:ascii="Times New Roman" w:hAnsi="Times New Roman" w:cs="Times New Roman"/>
          <w:iCs/>
        </w:rPr>
      </w:pPr>
    </w:p>
    <w:p w14:paraId="27B6DD6E" w14:textId="61EB58EC" w:rsidR="00486641" w:rsidRPr="003523C0" w:rsidRDefault="00B546D2" w:rsidP="00B546D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- </w:t>
      </w:r>
      <w:r w:rsidR="0083099A" w:rsidRPr="003523C0">
        <w:rPr>
          <w:rFonts w:ascii="Times New Roman" w:hAnsi="Times New Roman" w:cs="Times New Roman"/>
          <w:iCs/>
        </w:rPr>
        <w:t>Le nombre d’</w:t>
      </w:r>
      <w:r w:rsidR="00C82664" w:rsidRPr="003523C0">
        <w:rPr>
          <w:rFonts w:ascii="Times New Roman" w:hAnsi="Times New Roman" w:cs="Times New Roman"/>
          <w:iCs/>
        </w:rPr>
        <w:t>inscrit</w:t>
      </w:r>
      <w:r w:rsidR="00486641" w:rsidRPr="003523C0">
        <w:rPr>
          <w:rFonts w:ascii="Times New Roman" w:hAnsi="Times New Roman" w:cs="Times New Roman"/>
          <w:iCs/>
        </w:rPr>
        <w:t> : il sera mesuré par le nombre de compte totaux créé.</w:t>
      </w:r>
    </w:p>
    <w:p w14:paraId="6B0D3814" w14:textId="77777777" w:rsidR="00486641" w:rsidRPr="003523C0" w:rsidRDefault="00486641" w:rsidP="00486641">
      <w:pPr>
        <w:pStyle w:val="Paragraphedeliste"/>
        <w:rPr>
          <w:rFonts w:ascii="Times New Roman" w:hAnsi="Times New Roman" w:cs="Times New Roman"/>
          <w:iCs/>
        </w:rPr>
      </w:pPr>
    </w:p>
    <w:p w14:paraId="5BF3F726" w14:textId="0000AD34" w:rsidR="00C82664" w:rsidRPr="003523C0" w:rsidRDefault="00B546D2" w:rsidP="00B546D2">
      <w:pPr>
        <w:ind w:left="36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2</w:t>
      </w:r>
      <w:r w:rsidRPr="003523C0">
        <w:rPr>
          <w:rFonts w:ascii="Times New Roman" w:hAnsi="Times New Roman" w:cs="Times New Roman"/>
          <w:iCs/>
        </w:rPr>
        <w:tab/>
        <w:t xml:space="preserve">- </w:t>
      </w:r>
      <w:r w:rsidR="0083099A" w:rsidRPr="003523C0">
        <w:rPr>
          <w:rFonts w:ascii="Times New Roman" w:hAnsi="Times New Roman" w:cs="Times New Roman"/>
          <w:iCs/>
        </w:rPr>
        <w:t>L</w:t>
      </w:r>
      <w:r w:rsidR="00C82664" w:rsidRPr="003523C0">
        <w:rPr>
          <w:rFonts w:ascii="Times New Roman" w:hAnsi="Times New Roman" w:cs="Times New Roman"/>
          <w:iCs/>
        </w:rPr>
        <w:t>e taux de rétention utilisateur</w:t>
      </w:r>
      <w:r w:rsidR="00486641" w:rsidRPr="003523C0">
        <w:rPr>
          <w:rFonts w:ascii="Times New Roman" w:hAnsi="Times New Roman" w:cs="Times New Roman"/>
          <w:iCs/>
        </w:rPr>
        <w:t> : il sera mesuré par une formule sur plusieurs périodes de temps.</w:t>
      </w:r>
    </w:p>
    <w:p w14:paraId="288CCD72" w14:textId="77777777" w:rsidR="00486641" w:rsidRPr="003523C0" w:rsidRDefault="00486641" w:rsidP="00486641">
      <w:pPr>
        <w:pStyle w:val="Paragraphedeliste"/>
        <w:rPr>
          <w:rFonts w:ascii="Times New Roman" w:hAnsi="Times New Roman" w:cs="Times New Roman"/>
          <w:iCs/>
        </w:rPr>
      </w:pPr>
    </w:p>
    <w:p w14:paraId="56918AF5" w14:textId="5DF80461" w:rsidR="00486641" w:rsidRPr="003523C0" w:rsidRDefault="00226FE6" w:rsidP="00486641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Taux de rétention utilisateur :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(CF-CN)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*100</m:t>
          </m:r>
        </m:oMath>
      </m:oMathPara>
    </w:p>
    <w:p w14:paraId="0ECCE1A5" w14:textId="25BD802D" w:rsidR="00226FE6" w:rsidRPr="003523C0" w:rsidRDefault="00226FE6" w:rsidP="00486641">
      <w:pPr>
        <w:rPr>
          <w:rFonts w:ascii="Times New Roman" w:hAnsi="Times New Roman" w:cs="Times New Roman"/>
          <w:iCs/>
        </w:rPr>
      </w:pPr>
    </w:p>
    <w:p w14:paraId="71EB029B" w14:textId="472BDCE5" w:rsidR="00F062B7" w:rsidRPr="003523C0" w:rsidRDefault="00F062B7" w:rsidP="00486641">
      <w:p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ab/>
        <w:t>C</w:t>
      </w:r>
      <w:r w:rsidR="006343D2" w:rsidRPr="003523C0">
        <w:rPr>
          <w:rFonts w:ascii="Times New Roman" w:hAnsi="Times New Roman" w:cs="Times New Roman"/>
          <w:iCs/>
        </w:rPr>
        <w:t>D</w:t>
      </w:r>
      <w:r w:rsidRPr="003523C0">
        <w:rPr>
          <w:rFonts w:ascii="Times New Roman" w:hAnsi="Times New Roman" w:cs="Times New Roman"/>
          <w:iCs/>
        </w:rPr>
        <w:t> : Nombre de client retenus au début de la période.</w:t>
      </w:r>
    </w:p>
    <w:p w14:paraId="636B7CAC" w14:textId="08BE4DAA" w:rsidR="00F062B7" w:rsidRPr="003523C0" w:rsidRDefault="00F062B7" w:rsidP="00486641">
      <w:p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ab/>
        <w:t>CF : Nombre de client retenus à la fin de la période.</w:t>
      </w:r>
    </w:p>
    <w:p w14:paraId="07B625A3" w14:textId="294B7652" w:rsidR="00C86CED" w:rsidRPr="003523C0" w:rsidRDefault="00C86CED" w:rsidP="00486641">
      <w:p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ab/>
        <w:t>CN : Nombre de nouveaux clients acquis durant la période.</w:t>
      </w:r>
    </w:p>
    <w:p w14:paraId="1EA38EDC" w14:textId="4A320A2B" w:rsidR="00C86CED" w:rsidRPr="003523C0" w:rsidRDefault="00C86CED" w:rsidP="00486641">
      <w:pPr>
        <w:rPr>
          <w:rFonts w:ascii="Times New Roman" w:hAnsi="Times New Roman" w:cs="Times New Roman"/>
          <w:iCs/>
        </w:rPr>
      </w:pPr>
    </w:p>
    <w:p w14:paraId="7CBCE511" w14:textId="4BBB69D8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Exemple de mesure du taux de rétention : </w:t>
      </w:r>
    </w:p>
    <w:p w14:paraId="6F9EBD9E" w14:textId="37DD3A34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</w:p>
    <w:p w14:paraId="3D0EB4A2" w14:textId="1210B367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CD = 1000 clients</w:t>
      </w:r>
    </w:p>
    <w:p w14:paraId="25BF26D3" w14:textId="7CBB089A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CF = 800 clients</w:t>
      </w:r>
    </w:p>
    <w:p w14:paraId="2E45EA8A" w14:textId="1D444802" w:rsidR="00834F07" w:rsidRPr="003523C0" w:rsidRDefault="00834F07" w:rsidP="00834F07">
      <w:pPr>
        <w:ind w:left="720"/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 xml:space="preserve">CN = </w:t>
      </w:r>
      <w:r w:rsidR="00E907DA" w:rsidRPr="003523C0">
        <w:rPr>
          <w:rFonts w:ascii="Times New Roman" w:hAnsi="Times New Roman" w:cs="Times New Roman"/>
          <w:iCs/>
        </w:rPr>
        <w:t>50 clients</w:t>
      </w:r>
    </w:p>
    <w:p w14:paraId="7BB6C8EA" w14:textId="35F50618" w:rsidR="00834F07" w:rsidRPr="003523C0" w:rsidRDefault="00834F07" w:rsidP="00486641">
      <w:pPr>
        <w:rPr>
          <w:rFonts w:ascii="Times New Roman" w:hAnsi="Times New Roman" w:cs="Times New Roman"/>
          <w:iCs/>
        </w:rPr>
      </w:pPr>
    </w:p>
    <w:p w14:paraId="7FF393A4" w14:textId="081A2CBC" w:rsidR="00640078" w:rsidRPr="003523C0" w:rsidRDefault="00640078" w:rsidP="00BB15E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523C0">
        <w:rPr>
          <w:rFonts w:ascii="Times New Roman" w:hAnsi="Times New Roman" w:cs="Times New Roman"/>
          <w:iCs/>
          <w:sz w:val="28"/>
          <w:szCs w:val="28"/>
        </w:rPr>
        <w:t xml:space="preserve">Taux de rétention utilisateur :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(800-50)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*100 </m:t>
        </m:r>
      </m:oMath>
      <w:r w:rsidRPr="003523C0">
        <w:rPr>
          <w:rFonts w:ascii="Times New Roman" w:hAnsi="Times New Roman" w:cs="Times New Roman"/>
          <w:iCs/>
          <w:sz w:val="28"/>
          <w:szCs w:val="28"/>
        </w:rPr>
        <w:t xml:space="preserve">= 75 </w:t>
      </w:r>
      <w:r w:rsidR="002532F3" w:rsidRPr="003523C0">
        <w:rPr>
          <w:rFonts w:ascii="Times New Roman" w:hAnsi="Times New Roman" w:cs="Times New Roman"/>
          <w:iCs/>
          <w:sz w:val="28"/>
          <w:szCs w:val="28"/>
        </w:rPr>
        <w:t>%</w:t>
      </w:r>
    </w:p>
    <w:p w14:paraId="187B212C" w14:textId="3E16785D" w:rsidR="00BB15EE" w:rsidRPr="003523C0" w:rsidRDefault="00BB15EE" w:rsidP="00BB15EE">
      <w:pPr>
        <w:pStyle w:val="Paragraphedeliste"/>
        <w:rPr>
          <w:rFonts w:ascii="Times New Roman" w:hAnsi="Times New Roman" w:cs="Times New Roman"/>
          <w:iCs/>
        </w:rPr>
      </w:pPr>
    </w:p>
    <w:p w14:paraId="7F1454CF" w14:textId="77777777" w:rsidR="00BB15EE" w:rsidRPr="003523C0" w:rsidRDefault="00BB15EE" w:rsidP="00BB15EE">
      <w:pPr>
        <w:pStyle w:val="Paragraphedeliste"/>
        <w:rPr>
          <w:rFonts w:ascii="Times New Roman" w:hAnsi="Times New Roman" w:cs="Times New Roman"/>
          <w:iCs/>
        </w:rPr>
      </w:pPr>
    </w:p>
    <w:p w14:paraId="3131EEE6" w14:textId="4ABFF122" w:rsidR="00CE682B" w:rsidRPr="003523C0" w:rsidRDefault="00F6499B" w:rsidP="00F6499B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iCs/>
        </w:rPr>
      </w:pPr>
      <w:r w:rsidRPr="003523C0">
        <w:rPr>
          <w:rFonts w:ascii="Times New Roman" w:hAnsi="Times New Roman" w:cs="Times New Roman"/>
          <w:iCs/>
        </w:rPr>
        <w:t>-</w:t>
      </w:r>
      <w:r w:rsidR="001424A2" w:rsidRPr="003523C0">
        <w:rPr>
          <w:rFonts w:ascii="Times New Roman" w:hAnsi="Times New Roman" w:cs="Times New Roman"/>
          <w:iCs/>
        </w:rPr>
        <w:t xml:space="preserve"> </w:t>
      </w:r>
      <w:r w:rsidR="00C82664" w:rsidRPr="003523C0">
        <w:rPr>
          <w:rFonts w:ascii="Times New Roman" w:hAnsi="Times New Roman" w:cs="Times New Roman"/>
          <w:iCs/>
        </w:rPr>
        <w:t>La réputation de l’application</w:t>
      </w:r>
      <w:r w:rsidR="00486641" w:rsidRPr="003523C0">
        <w:rPr>
          <w:rFonts w:ascii="Times New Roman" w:hAnsi="Times New Roman" w:cs="Times New Roman"/>
          <w:iCs/>
        </w:rPr>
        <w:t xml:space="preserve"> : </w:t>
      </w:r>
      <w:r w:rsidR="00BB15EE" w:rsidRPr="003523C0">
        <w:rPr>
          <w:rFonts w:ascii="Times New Roman" w:hAnsi="Times New Roman" w:cs="Times New Roman"/>
          <w:iCs/>
        </w:rPr>
        <w:t xml:space="preserve">elle sera mesurée via des outils spécialisés tels que Google </w:t>
      </w:r>
      <w:proofErr w:type="spellStart"/>
      <w:r w:rsidR="00BB15EE" w:rsidRPr="003523C0">
        <w:rPr>
          <w:rFonts w:ascii="Times New Roman" w:hAnsi="Times New Roman" w:cs="Times New Roman"/>
          <w:iCs/>
        </w:rPr>
        <w:t>Alerts</w:t>
      </w:r>
      <w:proofErr w:type="spellEnd"/>
      <w:r w:rsidR="00BB15EE" w:rsidRPr="003523C0">
        <w:rPr>
          <w:rFonts w:ascii="Times New Roman" w:hAnsi="Times New Roman" w:cs="Times New Roman"/>
          <w:iCs/>
        </w:rPr>
        <w:t xml:space="preserve"> ou </w:t>
      </w:r>
      <w:proofErr w:type="spellStart"/>
      <w:r w:rsidR="00BB15EE" w:rsidRPr="003523C0">
        <w:rPr>
          <w:rFonts w:ascii="Times New Roman" w:hAnsi="Times New Roman" w:cs="Times New Roman"/>
          <w:iCs/>
        </w:rPr>
        <w:t>Omgili</w:t>
      </w:r>
      <w:proofErr w:type="spellEnd"/>
      <w:r w:rsidR="00BB15EE" w:rsidRPr="003523C0">
        <w:rPr>
          <w:rFonts w:ascii="Times New Roman" w:hAnsi="Times New Roman" w:cs="Times New Roman"/>
          <w:iCs/>
        </w:rPr>
        <w:t>.</w:t>
      </w:r>
    </w:p>
    <w:p w14:paraId="59A3F508" w14:textId="77777777" w:rsidR="00CE682B" w:rsidRDefault="00CE682B">
      <w:pPr>
        <w:rPr>
          <w:rFonts w:ascii="Open Sans" w:eastAsia="Open Sans" w:hAnsi="Open Sans" w:cs="Open Sans"/>
        </w:rPr>
      </w:pPr>
    </w:p>
    <w:p w14:paraId="25D38CE8" w14:textId="77777777" w:rsidR="008575C0" w:rsidRDefault="008575C0">
      <w:pPr>
        <w:rPr>
          <w:rFonts w:ascii="Roboto Black" w:eastAsia="Roboto Black" w:hAnsi="Roboto Black" w:cs="Roboto Black"/>
          <w:color w:val="0B5394"/>
          <w:sz w:val="36"/>
          <w:szCs w:val="36"/>
        </w:rPr>
      </w:pPr>
      <w:bookmarkStart w:id="13" w:name="_Toc53998714"/>
      <w:r>
        <w:br w:type="page"/>
      </w:r>
    </w:p>
    <w:p w14:paraId="7B094637" w14:textId="54323978" w:rsidR="006A23D9" w:rsidRPr="00316456" w:rsidRDefault="00C57A26" w:rsidP="007D0459">
      <w:pPr>
        <w:pStyle w:val="Titre2"/>
        <w:rPr>
          <w:rFonts w:ascii="Times New Roman" w:hAnsi="Times New Roman" w:cs="Times New Roman"/>
        </w:rPr>
      </w:pPr>
      <w:r w:rsidRPr="00316456">
        <w:rPr>
          <w:rFonts w:ascii="Times New Roman" w:hAnsi="Times New Roman" w:cs="Times New Roman"/>
        </w:rPr>
        <w:lastRenderedPageBreak/>
        <w:t>2. Fonctionnalités</w:t>
      </w:r>
      <w:bookmarkEnd w:id="13"/>
    </w:p>
    <w:p w14:paraId="46E3EE29" w14:textId="03C38400" w:rsidR="006A23D9" w:rsidRPr="00316456" w:rsidRDefault="00C57A26" w:rsidP="00C523D5">
      <w:pPr>
        <w:pStyle w:val="Titre3"/>
        <w:rPr>
          <w:rFonts w:ascii="Times New Roman" w:hAnsi="Times New Roman" w:cs="Times New Roman"/>
        </w:rPr>
      </w:pPr>
      <w:bookmarkStart w:id="14" w:name="_Toc53998715"/>
      <w:r w:rsidRPr="00316456">
        <w:rPr>
          <w:rFonts w:ascii="Times New Roman" w:hAnsi="Times New Roman" w:cs="Times New Roman"/>
        </w:rPr>
        <w:t>2.1 Fonctionnalités du projet</w:t>
      </w:r>
      <w:bookmarkEnd w:id="14"/>
      <w:r w:rsidRPr="00316456">
        <w:rPr>
          <w:rFonts w:ascii="Times New Roman" w:hAnsi="Times New Roman" w:cs="Times New Roman"/>
        </w:rPr>
        <w:t xml:space="preserve">  </w:t>
      </w:r>
    </w:p>
    <w:p w14:paraId="31348572" w14:textId="07374D29" w:rsidR="006A23D9" w:rsidRPr="00316456" w:rsidRDefault="00987CDC" w:rsidP="00987CDC">
      <w:pPr>
        <w:pBdr>
          <w:top w:val="nil"/>
          <w:left w:val="nil"/>
          <w:bottom w:val="nil"/>
          <w:right w:val="nil"/>
          <w:between w:val="nil"/>
        </w:pBdr>
        <w:rPr>
          <w:rStyle w:val="Accentuation"/>
          <w:rFonts w:ascii="Times New Roman" w:hAnsi="Times New Roman" w:cs="Times New Roman"/>
          <w:b/>
          <w:bCs/>
          <w:color w:val="92D050"/>
        </w:rPr>
      </w:pPr>
      <w:proofErr w:type="gramStart"/>
      <w:r w:rsidRPr="00316456">
        <w:rPr>
          <w:rStyle w:val="Accentuation"/>
          <w:rFonts w:ascii="Segoe UI Symbol" w:hAnsi="Segoe UI Symbol" w:cs="Segoe UI Symbol"/>
          <w:b/>
          <w:bCs/>
          <w:color w:val="92D050"/>
        </w:rPr>
        <w:t>✓</w:t>
      </w:r>
      <w:r w:rsidR="00486641" w:rsidRPr="00316456">
        <w:rPr>
          <w:rStyle w:val="Accentuation"/>
          <w:rFonts w:ascii="Times New Roman" w:hAnsi="Times New Roman" w:cs="Times New Roman"/>
          <w:b/>
          <w:bCs/>
          <w:color w:val="92D050"/>
        </w:rPr>
        <w:t xml:space="preserve"> </w:t>
      </w:r>
      <w:r w:rsidRPr="00316456">
        <w:rPr>
          <w:rStyle w:val="Accentuation"/>
          <w:rFonts w:ascii="Times New Roman" w:hAnsi="Times New Roman" w:cs="Times New Roman"/>
          <w:b/>
          <w:bCs/>
          <w:color w:val="92D050"/>
        </w:rPr>
        <w:t> </w:t>
      </w:r>
      <w:r w:rsidRPr="00316456">
        <w:rPr>
          <w:rStyle w:val="Accentuation"/>
          <w:rFonts w:ascii="Times New Roman" w:hAnsi="Times New Roman" w:cs="Times New Roman"/>
          <w:i w:val="0"/>
          <w:iCs w:val="0"/>
          <w:color w:val="000000" w:themeColor="text1"/>
        </w:rPr>
        <w:t>:</w:t>
      </w:r>
      <w:proofErr w:type="gramEnd"/>
      <w:r w:rsidRPr="00316456">
        <w:rPr>
          <w:rStyle w:val="Accentuation"/>
          <w:rFonts w:ascii="Times New Roman" w:hAnsi="Times New Roman" w:cs="Times New Roman"/>
          <w:i w:val="0"/>
          <w:iCs w:val="0"/>
          <w:color w:val="000000" w:themeColor="text1"/>
        </w:rPr>
        <w:t xml:space="preserve"> a accès à la fonctionnalité</w:t>
      </w:r>
    </w:p>
    <w:p w14:paraId="5D37D572" w14:textId="4D3FD173" w:rsidR="00987CDC" w:rsidRPr="00316456" w:rsidRDefault="00987CDC" w:rsidP="00987CD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i/>
          <w:iCs/>
          <w:color w:val="000000" w:themeColor="text1"/>
        </w:rPr>
      </w:pPr>
      <w:r w:rsidRPr="00316456">
        <w:rPr>
          <w:rFonts w:ascii="Times New Roman" w:hAnsi="Times New Roman" w:cs="Times New Roman"/>
          <w:b/>
          <w:bCs/>
          <w:iCs/>
          <w:color w:val="FF0000"/>
          <w:sz w:val="36"/>
          <w:szCs w:val="36"/>
        </w:rPr>
        <w:t>×</w:t>
      </w:r>
      <w:r w:rsidRPr="00316456">
        <w:rPr>
          <w:rStyle w:val="Accentuation"/>
          <w:rFonts w:ascii="Times New Roman" w:hAnsi="Times New Roman" w:cs="Times New Roman"/>
          <w:b/>
          <w:bCs/>
          <w:color w:val="92D050"/>
        </w:rPr>
        <w:t> </w:t>
      </w:r>
      <w:r w:rsidRPr="00316456">
        <w:rPr>
          <w:rStyle w:val="Accentuation"/>
          <w:rFonts w:ascii="Times New Roman" w:hAnsi="Times New Roman" w:cs="Times New Roman"/>
          <w:i w:val="0"/>
          <w:iCs w:val="0"/>
          <w:color w:val="000000" w:themeColor="text1"/>
        </w:rPr>
        <w:t>: n’a pas accès à la fonctionnalité</w:t>
      </w:r>
    </w:p>
    <w:p w14:paraId="565D8804" w14:textId="77777777" w:rsidR="00987CDC" w:rsidRDefault="00987CDC" w:rsidP="00987CDC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5"/>
        <w:gridCol w:w="2364"/>
        <w:gridCol w:w="2364"/>
        <w:gridCol w:w="2130"/>
      </w:tblGrid>
      <w:tr w:rsidR="00F55B02" w:rsidRPr="00316456" w14:paraId="19294947" w14:textId="77777777" w:rsidTr="00987CDC">
        <w:trPr>
          <w:trHeight w:val="730"/>
        </w:trPr>
        <w:tc>
          <w:tcPr>
            <w:tcW w:w="2375" w:type="dxa"/>
            <w:vAlign w:val="center"/>
          </w:tcPr>
          <w:p w14:paraId="53A7393E" w14:textId="0F8B4319" w:rsidR="00F55B02" w:rsidRPr="00316456" w:rsidRDefault="00F55B02" w:rsidP="00987CDC">
            <w:pPr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316456">
              <w:rPr>
                <w:rFonts w:ascii="Times New Roman" w:hAnsi="Times New Roman" w:cs="Times New Roman"/>
                <w:iCs/>
                <w:sz w:val="32"/>
                <w:szCs w:val="32"/>
              </w:rPr>
              <w:t>Fonctionnalités</w:t>
            </w:r>
          </w:p>
        </w:tc>
        <w:tc>
          <w:tcPr>
            <w:tcW w:w="2364" w:type="dxa"/>
            <w:vAlign w:val="center"/>
          </w:tcPr>
          <w:p w14:paraId="514BD012" w14:textId="5B19BFA9" w:rsidR="00F55B02" w:rsidRPr="00316456" w:rsidRDefault="00F55B02" w:rsidP="00987CDC">
            <w:pPr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316456">
              <w:rPr>
                <w:rFonts w:ascii="Times New Roman" w:hAnsi="Times New Roman" w:cs="Times New Roman"/>
                <w:iCs/>
                <w:sz w:val="32"/>
                <w:szCs w:val="32"/>
              </w:rPr>
              <w:t>Mentor</w:t>
            </w:r>
          </w:p>
        </w:tc>
        <w:tc>
          <w:tcPr>
            <w:tcW w:w="2364" w:type="dxa"/>
            <w:vAlign w:val="center"/>
          </w:tcPr>
          <w:p w14:paraId="647A267E" w14:textId="5852F325" w:rsidR="00F55B02" w:rsidRPr="00316456" w:rsidRDefault="00F55B02" w:rsidP="00987CDC">
            <w:pPr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316456">
              <w:rPr>
                <w:rFonts w:ascii="Times New Roman" w:hAnsi="Times New Roman" w:cs="Times New Roman"/>
                <w:iCs/>
                <w:sz w:val="32"/>
                <w:szCs w:val="32"/>
              </w:rPr>
              <w:t>Mentee</w:t>
            </w:r>
          </w:p>
        </w:tc>
        <w:tc>
          <w:tcPr>
            <w:tcW w:w="2130" w:type="dxa"/>
            <w:vAlign w:val="center"/>
          </w:tcPr>
          <w:p w14:paraId="3D239574" w14:textId="0DB49313" w:rsidR="00F55B02" w:rsidRPr="00316456" w:rsidRDefault="00F55B02" w:rsidP="00987CDC">
            <w:pPr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316456">
              <w:rPr>
                <w:rFonts w:ascii="Times New Roman" w:hAnsi="Times New Roman" w:cs="Times New Roman"/>
                <w:iCs/>
                <w:sz w:val="32"/>
                <w:szCs w:val="32"/>
              </w:rPr>
              <w:t xml:space="preserve">Utilisateur </w:t>
            </w:r>
            <w:r w:rsidR="00987CDC" w:rsidRPr="00316456">
              <w:rPr>
                <w:rStyle w:val="acopre"/>
                <w:rFonts w:ascii="Times New Roman" w:hAnsi="Times New Roman" w:cs="Times New Roman"/>
                <w:sz w:val="36"/>
                <w:szCs w:val="36"/>
              </w:rPr>
              <w:t>ƛ</w:t>
            </w:r>
          </w:p>
        </w:tc>
      </w:tr>
      <w:tr w:rsidR="00F55B02" w:rsidRPr="00316456" w14:paraId="157AA0FC" w14:textId="77777777" w:rsidTr="00987CDC">
        <w:trPr>
          <w:trHeight w:val="470"/>
        </w:trPr>
        <w:tc>
          <w:tcPr>
            <w:tcW w:w="2375" w:type="dxa"/>
            <w:vAlign w:val="center"/>
          </w:tcPr>
          <w:p w14:paraId="5FECDCDE" w14:textId="7439554D" w:rsidR="00F55B02" w:rsidRPr="00316456" w:rsidRDefault="00F55B02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Créer un compte.</w:t>
            </w:r>
          </w:p>
        </w:tc>
        <w:tc>
          <w:tcPr>
            <w:tcW w:w="2364" w:type="dxa"/>
            <w:vAlign w:val="center"/>
          </w:tcPr>
          <w:p w14:paraId="1CE213B5" w14:textId="748672BC" w:rsidR="00F55B02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364" w:type="dxa"/>
            <w:vAlign w:val="center"/>
          </w:tcPr>
          <w:p w14:paraId="281ABF2D" w14:textId="64EC8351" w:rsidR="00F55B02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2524F292" w14:textId="557C6547" w:rsidR="00F55B02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</w:tr>
      <w:tr w:rsidR="008575C0" w:rsidRPr="00316456" w14:paraId="4E243E2C" w14:textId="77777777" w:rsidTr="00987CDC">
        <w:trPr>
          <w:trHeight w:val="470"/>
        </w:trPr>
        <w:tc>
          <w:tcPr>
            <w:tcW w:w="2375" w:type="dxa"/>
            <w:vAlign w:val="center"/>
          </w:tcPr>
          <w:p w14:paraId="1C7EA423" w14:textId="568A5D50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Se connecter.</w:t>
            </w:r>
          </w:p>
        </w:tc>
        <w:tc>
          <w:tcPr>
            <w:tcW w:w="2364" w:type="dxa"/>
            <w:vAlign w:val="center"/>
          </w:tcPr>
          <w:p w14:paraId="416B9C38" w14:textId="03C6A574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364" w:type="dxa"/>
            <w:vAlign w:val="center"/>
          </w:tcPr>
          <w:p w14:paraId="5854F173" w14:textId="76C614ED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4DBFB233" w14:textId="17E42784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</w:tr>
      <w:tr w:rsidR="008575C0" w:rsidRPr="00316456" w14:paraId="5C9C69CD" w14:textId="77777777" w:rsidTr="00987CDC">
        <w:trPr>
          <w:trHeight w:val="870"/>
        </w:trPr>
        <w:tc>
          <w:tcPr>
            <w:tcW w:w="2375" w:type="dxa"/>
            <w:vAlign w:val="center"/>
          </w:tcPr>
          <w:p w14:paraId="5F71EA2F" w14:textId="152AA719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 xml:space="preserve">Spécifier ses </w:t>
            </w:r>
            <w:r w:rsidR="008D38A3" w:rsidRPr="00316456">
              <w:rPr>
                <w:rFonts w:ascii="Times New Roman" w:hAnsi="Times New Roman" w:cs="Times New Roman"/>
                <w:iCs/>
              </w:rPr>
              <w:t>a</w:t>
            </w:r>
            <w:r w:rsidRPr="00316456">
              <w:rPr>
                <w:rFonts w:ascii="Times New Roman" w:hAnsi="Times New Roman" w:cs="Times New Roman"/>
                <w:iCs/>
              </w:rPr>
              <w:t>ttentes en termes de mentorat.</w:t>
            </w:r>
          </w:p>
        </w:tc>
        <w:tc>
          <w:tcPr>
            <w:tcW w:w="2364" w:type="dxa"/>
            <w:vAlign w:val="center"/>
          </w:tcPr>
          <w:p w14:paraId="303202DD" w14:textId="171D87EC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09A4A072" w14:textId="53E94D53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0BABE5D2" w14:textId="5DBC428B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634089F0" w14:textId="77777777" w:rsidTr="00987CDC">
        <w:trPr>
          <w:trHeight w:val="592"/>
        </w:trPr>
        <w:tc>
          <w:tcPr>
            <w:tcW w:w="2375" w:type="dxa"/>
            <w:vAlign w:val="center"/>
          </w:tcPr>
          <w:p w14:paraId="7793C65F" w14:textId="2059262D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Signer un contrat de mentorat.</w:t>
            </w:r>
          </w:p>
        </w:tc>
        <w:tc>
          <w:tcPr>
            <w:tcW w:w="2364" w:type="dxa"/>
            <w:vAlign w:val="center"/>
          </w:tcPr>
          <w:p w14:paraId="7B2E0FBD" w14:textId="7BE9AF3F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311EAEC9" w14:textId="393449B7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012428DE" w14:textId="1A51C197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8DA3E78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3DF8AC5B" w14:textId="171A59C0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Consulter les sessions planifiées.</w:t>
            </w:r>
          </w:p>
        </w:tc>
        <w:tc>
          <w:tcPr>
            <w:tcW w:w="2364" w:type="dxa"/>
            <w:vAlign w:val="center"/>
          </w:tcPr>
          <w:p w14:paraId="07F90125" w14:textId="4D8C408C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76AD92FF" w14:textId="2A1CCAA4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7BED476E" w14:textId="4D7C7155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2C89351C" w14:textId="77777777" w:rsidTr="00987CDC">
        <w:trPr>
          <w:trHeight w:val="592"/>
        </w:trPr>
        <w:tc>
          <w:tcPr>
            <w:tcW w:w="2375" w:type="dxa"/>
            <w:vAlign w:val="center"/>
          </w:tcPr>
          <w:p w14:paraId="479B7702" w14:textId="68F1E693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Contacter le mentor / mentee par message.</w:t>
            </w:r>
          </w:p>
        </w:tc>
        <w:tc>
          <w:tcPr>
            <w:tcW w:w="2364" w:type="dxa"/>
            <w:vAlign w:val="center"/>
          </w:tcPr>
          <w:p w14:paraId="32315368" w14:textId="18951394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295981CB" w14:textId="2D96C00F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69D50762" w14:textId="3A149B8D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273ED0D4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26C74C57" w14:textId="23278EB7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Contacter le mentor / mentee par téléphone.</w:t>
            </w:r>
          </w:p>
        </w:tc>
        <w:tc>
          <w:tcPr>
            <w:tcW w:w="2364" w:type="dxa"/>
            <w:vAlign w:val="center"/>
          </w:tcPr>
          <w:p w14:paraId="46C85EED" w14:textId="508B8A2E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0FEE8237" w14:textId="3D82DA4C" w:rsidR="008575C0" w:rsidRPr="00316456" w:rsidRDefault="008D38A3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4C0642D5" w14:textId="43A0499D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424538A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6CD266BB" w14:textId="28D6AC63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16456">
              <w:rPr>
                <w:rFonts w:ascii="Times New Roman" w:hAnsi="Times New Roman" w:cs="Times New Roman"/>
                <w:iCs/>
              </w:rPr>
              <w:t>Planifier des sessions de mentorat</w:t>
            </w:r>
          </w:p>
        </w:tc>
        <w:tc>
          <w:tcPr>
            <w:tcW w:w="2364" w:type="dxa"/>
            <w:vAlign w:val="center"/>
          </w:tcPr>
          <w:p w14:paraId="5EBC02E7" w14:textId="1440EB6B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6DC83234" w14:textId="30170A71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343AF060" w14:textId="17C5658F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8152DDB" w14:textId="77777777" w:rsidTr="00987CDC">
        <w:trPr>
          <w:trHeight w:val="888"/>
        </w:trPr>
        <w:tc>
          <w:tcPr>
            <w:tcW w:w="2375" w:type="dxa"/>
            <w:vAlign w:val="center"/>
          </w:tcPr>
          <w:p w14:paraId="10A5A59C" w14:textId="2052854E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16456">
              <w:rPr>
                <w:rFonts w:ascii="Times New Roman" w:hAnsi="Times New Roman" w:cs="Times New Roman"/>
                <w:iCs/>
              </w:rPr>
              <w:t>Spécifier les sujets abordés pour la future séance.</w:t>
            </w:r>
          </w:p>
        </w:tc>
        <w:tc>
          <w:tcPr>
            <w:tcW w:w="2364" w:type="dxa"/>
            <w:vAlign w:val="center"/>
          </w:tcPr>
          <w:p w14:paraId="3DCF084C" w14:textId="19942025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4A7E0F0B" w14:textId="05ADE925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6114051E" w14:textId="5A755EEF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D08C4D5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3F8D2238" w14:textId="15549D79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16456">
              <w:rPr>
                <w:rFonts w:ascii="Times New Roman" w:hAnsi="Times New Roman" w:cs="Times New Roman"/>
                <w:iCs/>
              </w:rPr>
              <w:t>Ecrire un compte rendu de la session</w:t>
            </w:r>
          </w:p>
        </w:tc>
        <w:tc>
          <w:tcPr>
            <w:tcW w:w="2364" w:type="dxa"/>
            <w:vAlign w:val="center"/>
          </w:tcPr>
          <w:p w14:paraId="24669B42" w14:textId="62A1EEBA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0F5EEF72" w14:textId="28E730FA" w:rsidR="008575C0" w:rsidRPr="00316456" w:rsidRDefault="008D38A3" w:rsidP="008D38A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4814B24B" w14:textId="19914CC6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632FEFB1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3473F433" w14:textId="07E1B667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16456">
              <w:rPr>
                <w:rFonts w:ascii="Times New Roman" w:hAnsi="Times New Roman" w:cs="Times New Roman"/>
                <w:iCs/>
              </w:rPr>
              <w:t>Indiquer si les objectifs sont atteints.</w:t>
            </w:r>
          </w:p>
        </w:tc>
        <w:tc>
          <w:tcPr>
            <w:tcW w:w="2364" w:type="dxa"/>
            <w:vAlign w:val="center"/>
          </w:tcPr>
          <w:p w14:paraId="5F6C13AE" w14:textId="795033C1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503BDB2B" w14:textId="3CCAD6D0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  <w:tc>
          <w:tcPr>
            <w:tcW w:w="2130" w:type="dxa"/>
            <w:vAlign w:val="center"/>
          </w:tcPr>
          <w:p w14:paraId="2353DC1C" w14:textId="2526F9FA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B99C12A" w14:textId="77777777" w:rsidTr="00987CDC">
        <w:trPr>
          <w:trHeight w:val="592"/>
        </w:trPr>
        <w:tc>
          <w:tcPr>
            <w:tcW w:w="2375" w:type="dxa"/>
            <w:vAlign w:val="center"/>
          </w:tcPr>
          <w:p w14:paraId="410B4B1E" w14:textId="2DB364A2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Mesurer l’efficacité de la relation de mentorat.</w:t>
            </w:r>
          </w:p>
        </w:tc>
        <w:tc>
          <w:tcPr>
            <w:tcW w:w="2364" w:type="dxa"/>
            <w:vAlign w:val="center"/>
          </w:tcPr>
          <w:p w14:paraId="694D945D" w14:textId="14DE5952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6041A526" w14:textId="1FF6B883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51699C30" w14:textId="51E51E45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62AF1423" w14:textId="77777777" w:rsidTr="00987CDC">
        <w:trPr>
          <w:trHeight w:val="870"/>
        </w:trPr>
        <w:tc>
          <w:tcPr>
            <w:tcW w:w="2375" w:type="dxa"/>
            <w:vAlign w:val="center"/>
          </w:tcPr>
          <w:p w14:paraId="5F949D5F" w14:textId="3F9AB8E1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Accéder au compte rendu des sessions passées.</w:t>
            </w:r>
          </w:p>
        </w:tc>
        <w:tc>
          <w:tcPr>
            <w:tcW w:w="2364" w:type="dxa"/>
            <w:vAlign w:val="center"/>
          </w:tcPr>
          <w:p w14:paraId="6366299D" w14:textId="311548FA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61575FA6" w14:textId="57113801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6FFD478E" w14:textId="5DC71328" w:rsidR="008575C0" w:rsidRPr="00316456" w:rsidRDefault="008575C0" w:rsidP="00987CDC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4EC1B7D0" w14:textId="77777777" w:rsidTr="00987CDC">
        <w:trPr>
          <w:trHeight w:val="574"/>
        </w:trPr>
        <w:tc>
          <w:tcPr>
            <w:tcW w:w="2375" w:type="dxa"/>
            <w:vAlign w:val="center"/>
          </w:tcPr>
          <w:p w14:paraId="785A3DB2" w14:textId="56286CF9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Accéder au format oral des sessions passées.</w:t>
            </w:r>
          </w:p>
        </w:tc>
        <w:tc>
          <w:tcPr>
            <w:tcW w:w="2364" w:type="dxa"/>
            <w:vAlign w:val="center"/>
          </w:tcPr>
          <w:p w14:paraId="38FDC3A9" w14:textId="189D5C6A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7A47F6BE" w14:textId="4A9E63F7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35D1DAC0" w14:textId="3936DA6C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  <w:tr w:rsidR="008575C0" w:rsidRPr="00316456" w14:paraId="54AA5005" w14:textId="77777777" w:rsidTr="00987CDC">
        <w:trPr>
          <w:trHeight w:val="592"/>
        </w:trPr>
        <w:tc>
          <w:tcPr>
            <w:tcW w:w="2375" w:type="dxa"/>
            <w:vAlign w:val="center"/>
          </w:tcPr>
          <w:p w14:paraId="0D3463E0" w14:textId="67E9694B" w:rsidR="008575C0" w:rsidRPr="00316456" w:rsidRDefault="008575C0" w:rsidP="00987C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iCs/>
              </w:rPr>
            </w:pPr>
            <w:r w:rsidRPr="00316456">
              <w:rPr>
                <w:rFonts w:ascii="Times New Roman" w:hAnsi="Times New Roman" w:cs="Times New Roman"/>
                <w:iCs/>
              </w:rPr>
              <w:t>Personnaliser son interface.</w:t>
            </w:r>
          </w:p>
        </w:tc>
        <w:tc>
          <w:tcPr>
            <w:tcW w:w="2364" w:type="dxa"/>
            <w:vAlign w:val="center"/>
          </w:tcPr>
          <w:p w14:paraId="2DE84B10" w14:textId="67EF0DD2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364" w:type="dxa"/>
            <w:vAlign w:val="center"/>
          </w:tcPr>
          <w:p w14:paraId="4394719D" w14:textId="396DE042" w:rsidR="008575C0" w:rsidRPr="00316456" w:rsidRDefault="008575C0" w:rsidP="008D38A3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92D050"/>
              </w:rPr>
            </w:pPr>
            <w:r w:rsidRPr="00316456">
              <w:rPr>
                <w:rStyle w:val="Accentuation"/>
                <w:rFonts w:ascii="Segoe UI Symbol" w:hAnsi="Segoe UI Symbol" w:cs="Segoe UI Symbol"/>
                <w:b/>
                <w:bCs/>
                <w:color w:val="92D050"/>
              </w:rPr>
              <w:t>✓</w:t>
            </w:r>
          </w:p>
        </w:tc>
        <w:tc>
          <w:tcPr>
            <w:tcW w:w="2130" w:type="dxa"/>
            <w:vAlign w:val="center"/>
          </w:tcPr>
          <w:p w14:paraId="30D774D8" w14:textId="08662280" w:rsidR="008575C0" w:rsidRPr="00316456" w:rsidRDefault="008575C0" w:rsidP="00486641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iCs/>
                <w:color w:val="FF0000"/>
              </w:rPr>
            </w:pPr>
            <w:r w:rsidRPr="00316456">
              <w:rPr>
                <w:rFonts w:ascii="Times New Roman" w:hAnsi="Times New Roman" w:cs="Times New Roman"/>
                <w:b/>
                <w:bCs/>
                <w:iCs/>
                <w:color w:val="FF0000"/>
                <w:sz w:val="36"/>
                <w:szCs w:val="36"/>
              </w:rPr>
              <w:t>×</w:t>
            </w:r>
          </w:p>
        </w:tc>
      </w:tr>
    </w:tbl>
    <w:p w14:paraId="7CE03945" w14:textId="3E6A41CE" w:rsidR="00F55B02" w:rsidRPr="00316456" w:rsidRDefault="00486641" w:rsidP="00486641">
      <w:pPr>
        <w:pStyle w:val="Lgende"/>
        <w:rPr>
          <w:rFonts w:ascii="Times New Roman" w:hAnsi="Times New Roman" w:cs="Times New Roman"/>
        </w:rPr>
      </w:pPr>
      <w:bookmarkStart w:id="15" w:name="_Toc53998716"/>
      <w:r w:rsidRPr="00316456">
        <w:rPr>
          <w:rFonts w:ascii="Times New Roman" w:hAnsi="Times New Roman" w:cs="Times New Roman"/>
        </w:rPr>
        <w:t xml:space="preserve">Tableau </w:t>
      </w:r>
      <w:r w:rsidRPr="00316456">
        <w:rPr>
          <w:rFonts w:ascii="Times New Roman" w:hAnsi="Times New Roman" w:cs="Times New Roman"/>
        </w:rPr>
        <w:fldChar w:fldCharType="begin"/>
      </w:r>
      <w:r w:rsidRPr="00316456">
        <w:rPr>
          <w:rFonts w:ascii="Times New Roman" w:hAnsi="Times New Roman" w:cs="Times New Roman"/>
        </w:rPr>
        <w:instrText xml:space="preserve"> SEQ Tableau \* ARABIC </w:instrText>
      </w:r>
      <w:r w:rsidRPr="00316456">
        <w:rPr>
          <w:rFonts w:ascii="Times New Roman" w:hAnsi="Times New Roman" w:cs="Times New Roman"/>
        </w:rPr>
        <w:fldChar w:fldCharType="separate"/>
      </w:r>
      <w:r w:rsidRPr="00316456">
        <w:rPr>
          <w:rFonts w:ascii="Times New Roman" w:hAnsi="Times New Roman" w:cs="Times New Roman"/>
          <w:noProof/>
        </w:rPr>
        <w:t>1</w:t>
      </w:r>
      <w:r w:rsidRPr="00316456">
        <w:rPr>
          <w:rFonts w:ascii="Times New Roman" w:hAnsi="Times New Roman" w:cs="Times New Roman"/>
        </w:rPr>
        <w:fldChar w:fldCharType="end"/>
      </w:r>
      <w:r w:rsidRPr="00316456">
        <w:rPr>
          <w:rFonts w:ascii="Times New Roman" w:hAnsi="Times New Roman" w:cs="Times New Roman"/>
        </w:rPr>
        <w:t xml:space="preserve"> : fonctionnalités présentes dans la solution Mentorify</w:t>
      </w:r>
      <w:ins w:id="16" w:author="Jour clement" w:date="2020-10-30T18:43:00Z">
        <w:r w:rsidR="008E0AE6">
          <w:rPr>
            <w:rFonts w:ascii="Times New Roman" w:hAnsi="Times New Roman" w:cs="Times New Roman"/>
          </w:rPr>
          <w:t>.</w:t>
        </w:r>
      </w:ins>
    </w:p>
    <w:p w14:paraId="721DBE17" w14:textId="67139124" w:rsidR="00EB1DDB" w:rsidRPr="00083648" w:rsidRDefault="00BE64C4" w:rsidP="00083648">
      <w:pPr>
        <w:pStyle w:val="Titre3"/>
        <w:rPr>
          <w:rFonts w:ascii="Times New Roman" w:hAnsi="Times New Roman" w:cs="Times New Roman"/>
          <w:i/>
        </w:rPr>
      </w:pPr>
      <w:r w:rsidRPr="00083648">
        <w:rPr>
          <w:rFonts w:ascii="Times New Roman" w:hAnsi="Times New Roman" w:cs="Times New Roman"/>
        </w:rPr>
        <w:lastRenderedPageBreak/>
        <w:t>2</w:t>
      </w:r>
      <w:r w:rsidR="00C57A26" w:rsidRPr="00083648">
        <w:rPr>
          <w:rFonts w:ascii="Times New Roman" w:hAnsi="Times New Roman" w:cs="Times New Roman"/>
        </w:rPr>
        <w:t>.</w:t>
      </w:r>
      <w:r w:rsidR="00C747A7" w:rsidRPr="00083648">
        <w:rPr>
          <w:rFonts w:ascii="Times New Roman" w:hAnsi="Times New Roman" w:cs="Times New Roman"/>
        </w:rPr>
        <w:t>2</w:t>
      </w:r>
      <w:r w:rsidR="00C57A26" w:rsidRPr="00083648">
        <w:rPr>
          <w:rFonts w:ascii="Times New Roman" w:hAnsi="Times New Roman" w:cs="Times New Roman"/>
        </w:rPr>
        <w:t xml:space="preserve"> User stories et critères d’acceptation</w:t>
      </w:r>
      <w:bookmarkEnd w:id="15"/>
    </w:p>
    <w:p w14:paraId="5D240E97" w14:textId="19C57E45" w:rsidR="00DB47A1" w:rsidRPr="00083648" w:rsidRDefault="00DB47A1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Les user stories sont construites sur le modèle : qui ? quoi ? pourquoi ?</w:t>
      </w:r>
    </w:p>
    <w:p w14:paraId="4889D9D5" w14:textId="75032518" w:rsidR="001108A0" w:rsidRPr="00083648" w:rsidRDefault="001108A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Les critères d’acceptation sont construits sur le modèle </w:t>
      </w: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, </w:t>
      </w: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, </w:t>
      </w: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>.</w:t>
      </w:r>
    </w:p>
    <w:p w14:paraId="14B2EE0D" w14:textId="3493B4C8" w:rsidR="005D7F6E" w:rsidRDefault="005D7F6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320F69F8" w14:textId="43E51305" w:rsidR="00EB1DDB" w:rsidRPr="00E66B5A" w:rsidRDefault="009F16B3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17" w:author="Daouda Sawadogo" w:date="2020-10-30T10:19:00Z">
            <w:rPr>
              <w:rFonts w:ascii="Times New Roman" w:hAnsi="Times New Roman" w:cs="Times New Roman"/>
              <w:iCs/>
            </w:rPr>
          </w:rPrChange>
        </w:rPr>
      </w:pPr>
      <w:r w:rsidRPr="00E66B5A">
        <w:rPr>
          <w:rFonts w:ascii="Times New Roman" w:hAnsi="Times New Roman" w:cs="Times New Roman"/>
          <w:b/>
          <w:bCs/>
          <w:iCs/>
          <w:rPrChange w:id="18" w:author="Daouda Sawadogo" w:date="2020-10-30T10:19:00Z">
            <w:rPr>
              <w:rFonts w:ascii="Times New Roman" w:hAnsi="Times New Roman" w:cs="Times New Roman"/>
              <w:iCs/>
            </w:rPr>
          </w:rPrChange>
        </w:rPr>
        <w:t xml:space="preserve">Story 1 : </w:t>
      </w:r>
      <w:r w:rsidR="00F03E93" w:rsidRPr="00E66B5A">
        <w:rPr>
          <w:rFonts w:ascii="Times New Roman" w:hAnsi="Times New Roman" w:cs="Times New Roman"/>
          <w:b/>
          <w:bCs/>
          <w:iCs/>
          <w:rPrChange w:id="19" w:author="Daouda Sawadogo" w:date="2020-10-30T10:19:00Z">
            <w:rPr>
              <w:rFonts w:ascii="Times New Roman" w:hAnsi="Times New Roman" w:cs="Times New Roman"/>
              <w:iCs/>
            </w:rPr>
          </w:rPrChange>
        </w:rPr>
        <w:t>En tant qu’utilisateur je peux m</w:t>
      </w:r>
      <w:r w:rsidR="002928B5" w:rsidRPr="00E66B5A">
        <w:rPr>
          <w:rFonts w:ascii="Times New Roman" w:hAnsi="Times New Roman" w:cs="Times New Roman"/>
          <w:b/>
          <w:bCs/>
          <w:iCs/>
          <w:rPrChange w:id="20" w:author="Daouda Sawadogo" w:date="2020-10-30T10:19:00Z">
            <w:rPr>
              <w:rFonts w:ascii="Times New Roman" w:hAnsi="Times New Roman" w:cs="Times New Roman"/>
              <w:iCs/>
            </w:rPr>
          </w:rPrChange>
        </w:rPr>
        <w:t>e connecter</w:t>
      </w:r>
      <w:r w:rsidR="00F03E93" w:rsidRPr="00E66B5A">
        <w:rPr>
          <w:rFonts w:ascii="Times New Roman" w:hAnsi="Times New Roman" w:cs="Times New Roman"/>
          <w:b/>
          <w:bCs/>
          <w:iCs/>
          <w:rPrChange w:id="21" w:author="Daouda Sawadogo" w:date="2020-10-30T10:19:00Z">
            <w:rPr>
              <w:rFonts w:ascii="Times New Roman" w:hAnsi="Times New Roman" w:cs="Times New Roman"/>
              <w:iCs/>
            </w:rPr>
          </w:rPrChange>
        </w:rPr>
        <w:t xml:space="preserve"> pour accéder à l’application afin de prendre part à une relation de mentorat</w:t>
      </w:r>
      <w:r w:rsidR="00987F53" w:rsidRPr="00E66B5A">
        <w:rPr>
          <w:rFonts w:ascii="Times New Roman" w:hAnsi="Times New Roman" w:cs="Times New Roman"/>
          <w:b/>
          <w:bCs/>
          <w:iCs/>
          <w:rPrChange w:id="22" w:author="Daouda Sawadogo" w:date="2020-10-30T10:19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0562D1A3" w14:textId="3B110FA4" w:rsidR="00DE29B8" w:rsidRPr="00083648" w:rsidRDefault="00DE29B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891CD9D" w14:textId="5BB028CF" w:rsidR="00DE29B8" w:rsidRPr="00083648" w:rsidRDefault="00FB5307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est sur la page de login</w:t>
      </w:r>
      <w:r w:rsidR="00C526AD" w:rsidRPr="00083648">
        <w:rPr>
          <w:rFonts w:ascii="Times New Roman" w:hAnsi="Times New Roman" w:cs="Times New Roman"/>
          <w:iCs/>
        </w:rPr>
        <w:t>.</w:t>
      </w:r>
    </w:p>
    <w:p w14:paraId="101A676B" w14:textId="33EFC222" w:rsidR="000B501B" w:rsidRPr="00083648" w:rsidRDefault="000B501B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possède un comp</w:t>
      </w:r>
      <w:r w:rsidR="00CE2F6F" w:rsidRPr="00083648">
        <w:rPr>
          <w:rFonts w:ascii="Times New Roman" w:hAnsi="Times New Roman" w:cs="Times New Roman"/>
          <w:iCs/>
        </w:rPr>
        <w:t>t</w:t>
      </w:r>
      <w:r w:rsidRPr="00083648">
        <w:rPr>
          <w:rFonts w:ascii="Times New Roman" w:hAnsi="Times New Roman" w:cs="Times New Roman"/>
          <w:iCs/>
        </w:rPr>
        <w:t xml:space="preserve">e sur </w:t>
      </w:r>
      <w:proofErr w:type="spellStart"/>
      <w:r w:rsidRPr="00083648">
        <w:rPr>
          <w:rFonts w:ascii="Times New Roman" w:hAnsi="Times New Roman" w:cs="Times New Roman"/>
          <w:iCs/>
        </w:rPr>
        <w:t>FuzeScrum</w:t>
      </w:r>
      <w:proofErr w:type="spellEnd"/>
    </w:p>
    <w:p w14:paraId="334FA065" w14:textId="3389C73D" w:rsidR="00C526AD" w:rsidRPr="00083648" w:rsidRDefault="00C526A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clique sur se connecter.</w:t>
      </w:r>
    </w:p>
    <w:p w14:paraId="037C9484" w14:textId="4EB5E7C8" w:rsidR="00C526AD" w:rsidRPr="00083648" w:rsidRDefault="00C526A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est connecté.</w:t>
      </w:r>
    </w:p>
    <w:p w14:paraId="3AD7ED54" w14:textId="77777777" w:rsidR="00DE29B8" w:rsidRPr="00083648" w:rsidRDefault="00DE29B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29DEC56" w14:textId="43DEAAB9" w:rsidR="002928B5" w:rsidRPr="00F17BF7" w:rsidRDefault="00141403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23" w:author="Jour clement" w:date="2020-10-30T17:56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24" w:author="Jour clement" w:date="2020-10-30T17:56:00Z">
            <w:rPr>
              <w:rFonts w:ascii="Times New Roman" w:hAnsi="Times New Roman" w:cs="Times New Roman"/>
              <w:iCs/>
            </w:rPr>
          </w:rPrChange>
        </w:rPr>
        <w:t xml:space="preserve">Story 2 : </w:t>
      </w:r>
      <w:r w:rsidR="002928B5" w:rsidRPr="00F17BF7">
        <w:rPr>
          <w:rFonts w:ascii="Times New Roman" w:hAnsi="Times New Roman" w:cs="Times New Roman"/>
          <w:b/>
          <w:bCs/>
          <w:iCs/>
          <w:rPrChange w:id="25" w:author="Jour clement" w:date="2020-10-30T17:56:00Z">
            <w:rPr>
              <w:rFonts w:ascii="Times New Roman" w:hAnsi="Times New Roman" w:cs="Times New Roman"/>
              <w:iCs/>
            </w:rPr>
          </w:rPrChange>
        </w:rPr>
        <w:t>En tant qu’utilisateur je peux m’inscrire pour accéder à l’application afin de prendre part à une relation de mentorat.</w:t>
      </w:r>
    </w:p>
    <w:p w14:paraId="0E878AFE" w14:textId="77777777" w:rsidR="007F6830" w:rsidRPr="00083648" w:rsidRDefault="007F683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AEE58A8" w14:textId="5B9ABDBF" w:rsidR="006B78B4" w:rsidRPr="00083648" w:rsidRDefault="00B535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="00B05FC5" w:rsidRPr="00083648">
        <w:rPr>
          <w:rFonts w:ascii="Times New Roman" w:hAnsi="Times New Roman" w:cs="Times New Roman"/>
          <w:iCs/>
        </w:rPr>
        <w:t xml:space="preserve"> </w:t>
      </w:r>
      <w:r w:rsidR="0018337F" w:rsidRPr="00083648">
        <w:rPr>
          <w:rFonts w:ascii="Times New Roman" w:hAnsi="Times New Roman" w:cs="Times New Roman"/>
          <w:iCs/>
        </w:rPr>
        <w:t xml:space="preserve">L’utilisateur </w:t>
      </w:r>
      <w:r w:rsidR="00F3231F" w:rsidRPr="00083648">
        <w:rPr>
          <w:rFonts w:ascii="Times New Roman" w:hAnsi="Times New Roman" w:cs="Times New Roman"/>
          <w:iCs/>
        </w:rPr>
        <w:t>n’est pas inscrit</w:t>
      </w:r>
    </w:p>
    <w:p w14:paraId="4ABD01E3" w14:textId="73D20497" w:rsidR="00B53564" w:rsidRPr="00083648" w:rsidRDefault="00B535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="0087239C" w:rsidRPr="00083648">
        <w:rPr>
          <w:rFonts w:ascii="Times New Roman" w:hAnsi="Times New Roman" w:cs="Times New Roman"/>
          <w:iCs/>
        </w:rPr>
        <w:t xml:space="preserve"> L’utilisateur clique sur s’inscrire</w:t>
      </w:r>
    </w:p>
    <w:p w14:paraId="6917D11B" w14:textId="48C0FEC9" w:rsidR="00B53564" w:rsidRPr="00083648" w:rsidRDefault="00B535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="008A46A7" w:rsidRPr="00083648">
        <w:rPr>
          <w:rFonts w:ascii="Times New Roman" w:hAnsi="Times New Roman" w:cs="Times New Roman"/>
          <w:iCs/>
        </w:rPr>
        <w:t xml:space="preserve"> L’utilisateur est inscrit sur le site</w:t>
      </w:r>
    </w:p>
    <w:p w14:paraId="1064B370" w14:textId="77777777" w:rsidR="00B53564" w:rsidRPr="00083648" w:rsidRDefault="00B535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B101CBA" w14:textId="1BA19B27" w:rsidR="002F200C" w:rsidRPr="00F17BF7" w:rsidRDefault="0043329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26" w:author="Jour clement" w:date="2020-10-30T17:56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27" w:author="Jour clement" w:date="2020-10-30T17:56:00Z">
            <w:rPr>
              <w:rFonts w:ascii="Times New Roman" w:hAnsi="Times New Roman" w:cs="Times New Roman"/>
              <w:iCs/>
            </w:rPr>
          </w:rPrChange>
        </w:rPr>
        <w:t xml:space="preserve">Story 3 : </w:t>
      </w:r>
      <w:r w:rsidR="002F200C" w:rsidRPr="00F17BF7">
        <w:rPr>
          <w:rFonts w:ascii="Times New Roman" w:hAnsi="Times New Roman" w:cs="Times New Roman"/>
          <w:b/>
          <w:bCs/>
          <w:iCs/>
          <w:rPrChange w:id="28" w:author="Jour clement" w:date="2020-10-30T17:56:00Z">
            <w:rPr>
              <w:rFonts w:ascii="Times New Roman" w:hAnsi="Times New Roman" w:cs="Times New Roman"/>
              <w:iCs/>
            </w:rPr>
          </w:rPrChange>
        </w:rPr>
        <w:t xml:space="preserve">En tant qu’utilisateur je peux sélectionner le rythme ainsi que la durée de ma relation de mentorat </w:t>
      </w:r>
      <w:r w:rsidR="00D51000" w:rsidRPr="00F17BF7">
        <w:rPr>
          <w:rFonts w:ascii="Times New Roman" w:hAnsi="Times New Roman" w:cs="Times New Roman"/>
          <w:b/>
          <w:bCs/>
          <w:iCs/>
          <w:rPrChange w:id="29" w:author="Jour clement" w:date="2020-10-30T17:56:00Z">
            <w:rPr>
              <w:rFonts w:ascii="Times New Roman" w:hAnsi="Times New Roman" w:cs="Times New Roman"/>
              <w:iCs/>
            </w:rPr>
          </w:rPrChange>
        </w:rPr>
        <w:t>afin d’être affilié avec quelqu’un qui a les mêmes attentes que moi</w:t>
      </w:r>
      <w:r w:rsidR="002F200C" w:rsidRPr="00F17BF7">
        <w:rPr>
          <w:rFonts w:ascii="Times New Roman" w:hAnsi="Times New Roman" w:cs="Times New Roman"/>
          <w:b/>
          <w:bCs/>
          <w:iCs/>
          <w:rPrChange w:id="30" w:author="Jour clement" w:date="2020-10-30T17:56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6EB0A693" w14:textId="09F34115" w:rsidR="009E59BA" w:rsidRPr="00083648" w:rsidRDefault="009E59BA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DD054D4" w14:textId="521480D2" w:rsidR="009E59BA" w:rsidRPr="00083648" w:rsidRDefault="00D7170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="004D3CB9" w:rsidRPr="00083648">
        <w:rPr>
          <w:rFonts w:ascii="Times New Roman" w:hAnsi="Times New Roman" w:cs="Times New Roman"/>
          <w:iCs/>
        </w:rPr>
        <w:t xml:space="preserve"> </w:t>
      </w:r>
      <w:r w:rsidR="007D6B5C" w:rsidRPr="00083648">
        <w:rPr>
          <w:rFonts w:ascii="Times New Roman" w:hAnsi="Times New Roman" w:cs="Times New Roman"/>
          <w:iCs/>
        </w:rPr>
        <w:t xml:space="preserve">L’utilisateur </w:t>
      </w:r>
      <w:r w:rsidR="00F3231F" w:rsidRPr="00083648">
        <w:rPr>
          <w:rFonts w:ascii="Times New Roman" w:hAnsi="Times New Roman" w:cs="Times New Roman"/>
          <w:iCs/>
        </w:rPr>
        <w:t xml:space="preserve">n’a pas </w:t>
      </w:r>
      <w:r w:rsidR="0051172F" w:rsidRPr="00083648">
        <w:rPr>
          <w:rFonts w:ascii="Times New Roman" w:hAnsi="Times New Roman" w:cs="Times New Roman"/>
          <w:iCs/>
        </w:rPr>
        <w:t>choisi</w:t>
      </w:r>
      <w:r w:rsidR="00F3231F" w:rsidRPr="00083648">
        <w:rPr>
          <w:rFonts w:ascii="Times New Roman" w:hAnsi="Times New Roman" w:cs="Times New Roman"/>
          <w:iCs/>
        </w:rPr>
        <w:t xml:space="preserve"> son rythme et sa durée.</w:t>
      </w:r>
    </w:p>
    <w:p w14:paraId="4933F9AE" w14:textId="57D5E039" w:rsidR="00D71708" w:rsidRPr="00083648" w:rsidRDefault="00D7170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="00435EDC" w:rsidRPr="00083648">
        <w:rPr>
          <w:rFonts w:ascii="Times New Roman" w:hAnsi="Times New Roman" w:cs="Times New Roman"/>
          <w:iCs/>
        </w:rPr>
        <w:t xml:space="preserve"> L’utilisateur sélectionne un rythme et une durée</w:t>
      </w:r>
      <w:r w:rsidR="002B0BB5" w:rsidRPr="00083648">
        <w:rPr>
          <w:rFonts w:ascii="Times New Roman" w:hAnsi="Times New Roman" w:cs="Times New Roman"/>
          <w:iCs/>
        </w:rPr>
        <w:t>.</w:t>
      </w:r>
    </w:p>
    <w:p w14:paraId="6C2D7ADC" w14:textId="49CCA17C" w:rsidR="00D71708" w:rsidRPr="00083648" w:rsidRDefault="00D7170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="00BC1DD1" w:rsidRPr="00083648">
        <w:rPr>
          <w:rFonts w:ascii="Times New Roman" w:hAnsi="Times New Roman" w:cs="Times New Roman"/>
          <w:iCs/>
        </w:rPr>
        <w:t xml:space="preserve"> </w:t>
      </w:r>
      <w:r w:rsidR="005F6E65" w:rsidRPr="00083648">
        <w:rPr>
          <w:rFonts w:ascii="Times New Roman" w:hAnsi="Times New Roman" w:cs="Times New Roman"/>
          <w:iCs/>
        </w:rPr>
        <w:t>U</w:t>
      </w:r>
      <w:r w:rsidR="00BC1DD1" w:rsidRPr="00083648">
        <w:rPr>
          <w:rFonts w:ascii="Times New Roman" w:hAnsi="Times New Roman" w:cs="Times New Roman"/>
          <w:iCs/>
        </w:rPr>
        <w:t>n contrat est généré</w:t>
      </w:r>
      <w:r w:rsidR="005F6E65" w:rsidRPr="00083648">
        <w:rPr>
          <w:rFonts w:ascii="Times New Roman" w:hAnsi="Times New Roman" w:cs="Times New Roman"/>
          <w:iCs/>
        </w:rPr>
        <w:t xml:space="preserve"> avec les choix associés</w:t>
      </w:r>
      <w:r w:rsidR="002B0BB5" w:rsidRPr="00083648">
        <w:rPr>
          <w:rFonts w:ascii="Times New Roman" w:hAnsi="Times New Roman" w:cs="Times New Roman"/>
          <w:iCs/>
        </w:rPr>
        <w:t>.</w:t>
      </w:r>
    </w:p>
    <w:p w14:paraId="4A5BF387" w14:textId="77777777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414676B" w14:textId="061EA570" w:rsidR="009E59BA" w:rsidRPr="00E66B5A" w:rsidRDefault="001220CC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31" w:author="Daouda Sawadogo" w:date="2020-10-30T10:19:00Z">
            <w:rPr>
              <w:rFonts w:ascii="Times New Roman" w:hAnsi="Times New Roman" w:cs="Times New Roman"/>
              <w:iCs/>
            </w:rPr>
          </w:rPrChange>
        </w:rPr>
      </w:pPr>
      <w:r w:rsidRPr="00E66B5A">
        <w:rPr>
          <w:rFonts w:ascii="Times New Roman" w:hAnsi="Times New Roman" w:cs="Times New Roman"/>
          <w:b/>
          <w:bCs/>
          <w:iCs/>
          <w:rPrChange w:id="32" w:author="Daouda Sawadogo" w:date="2020-10-30T10:19:00Z">
            <w:rPr>
              <w:rFonts w:ascii="Times New Roman" w:hAnsi="Times New Roman" w:cs="Times New Roman"/>
              <w:iCs/>
            </w:rPr>
          </w:rPrChange>
        </w:rPr>
        <w:t>Story 4 :</w:t>
      </w:r>
      <w:r w:rsidR="003D04F9" w:rsidRPr="00E66B5A">
        <w:rPr>
          <w:rFonts w:ascii="Times New Roman" w:hAnsi="Times New Roman" w:cs="Times New Roman"/>
          <w:b/>
          <w:bCs/>
          <w:iCs/>
          <w:rPrChange w:id="33" w:author="Daouda Sawadogo" w:date="2020-10-30T10:19:00Z">
            <w:rPr>
              <w:rFonts w:ascii="Times New Roman" w:hAnsi="Times New Roman" w:cs="Times New Roman"/>
              <w:iCs/>
            </w:rPr>
          </w:rPrChange>
        </w:rPr>
        <w:t xml:space="preserve"> </w:t>
      </w:r>
      <w:r w:rsidR="0051172F" w:rsidRPr="00E66B5A">
        <w:rPr>
          <w:rFonts w:ascii="Times New Roman" w:hAnsi="Times New Roman" w:cs="Times New Roman"/>
          <w:b/>
          <w:bCs/>
          <w:iCs/>
          <w:rPrChange w:id="34" w:author="Daouda Sawadogo" w:date="2020-10-30T10:19:00Z">
            <w:rPr>
              <w:rFonts w:ascii="Times New Roman" w:hAnsi="Times New Roman" w:cs="Times New Roman"/>
              <w:iCs/>
            </w:rPr>
          </w:rPrChange>
        </w:rPr>
        <w:t>En tant qu’utilisateur je peux signer un contrat de mentorat qui m’engage sur une durée et un rythme que j’ai défini.</w:t>
      </w:r>
    </w:p>
    <w:p w14:paraId="729289F3" w14:textId="05BE726F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B6C4E9D" w14:textId="066F1DC3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n’a pas signé de contrat.</w:t>
      </w:r>
    </w:p>
    <w:p w14:paraId="6FD5793F" w14:textId="09E12CF5" w:rsidR="00921587" w:rsidRPr="00083648" w:rsidRDefault="00921587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 xml:space="preserve">And L’utilisateur a </w:t>
      </w:r>
      <w:proofErr w:type="spellStart"/>
      <w:r w:rsidRPr="00083648">
        <w:rPr>
          <w:rFonts w:ascii="Times New Roman" w:hAnsi="Times New Roman" w:cs="Times New Roman"/>
          <w:iCs/>
        </w:rPr>
        <w:t>selectionné</w:t>
      </w:r>
      <w:proofErr w:type="spellEnd"/>
      <w:r w:rsidRPr="00083648">
        <w:rPr>
          <w:rFonts w:ascii="Times New Roman" w:hAnsi="Times New Roman" w:cs="Times New Roman"/>
          <w:iCs/>
        </w:rPr>
        <w:t xml:space="preserve"> son rythme et sa durée d’engagement.</w:t>
      </w:r>
    </w:p>
    <w:p w14:paraId="1510C530" w14:textId="610B6145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</w:t>
      </w:r>
      <w:r w:rsidR="009A3BFF" w:rsidRPr="00083648">
        <w:rPr>
          <w:rFonts w:ascii="Times New Roman" w:hAnsi="Times New Roman" w:cs="Times New Roman"/>
          <w:iCs/>
        </w:rPr>
        <w:t>signe son contrat</w:t>
      </w:r>
      <w:r w:rsidRPr="00083648">
        <w:rPr>
          <w:rFonts w:ascii="Times New Roman" w:hAnsi="Times New Roman" w:cs="Times New Roman"/>
          <w:iCs/>
        </w:rPr>
        <w:t>.</w:t>
      </w:r>
    </w:p>
    <w:p w14:paraId="7638C4D1" w14:textId="3FE01C82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</w:t>
      </w:r>
      <w:r w:rsidR="00FB7877" w:rsidRPr="00083648">
        <w:rPr>
          <w:rFonts w:ascii="Times New Roman" w:hAnsi="Times New Roman" w:cs="Times New Roman"/>
          <w:iCs/>
        </w:rPr>
        <w:t>L’utilisateur s’est engagé à respecter son contrat.</w:t>
      </w:r>
    </w:p>
    <w:p w14:paraId="2B3E07D0" w14:textId="77777777" w:rsidR="0051172F" w:rsidRPr="00083648" w:rsidRDefault="0051172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9C1B6A1" w14:textId="3853ED6F" w:rsidR="006C6F93" w:rsidRPr="00E66B5A" w:rsidRDefault="0071181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</w:rPr>
      </w:pPr>
      <w:r w:rsidRPr="00E66B5A">
        <w:rPr>
          <w:rFonts w:ascii="Times New Roman" w:hAnsi="Times New Roman" w:cs="Times New Roman"/>
          <w:b/>
          <w:bCs/>
          <w:iCs/>
        </w:rPr>
        <w:t xml:space="preserve">Story 5 : </w:t>
      </w:r>
      <w:r w:rsidR="00D51000" w:rsidRPr="00E66B5A">
        <w:rPr>
          <w:rFonts w:ascii="Times New Roman" w:hAnsi="Times New Roman" w:cs="Times New Roman"/>
          <w:b/>
          <w:bCs/>
          <w:iCs/>
        </w:rPr>
        <w:t>En tant qu’utilisateur j</w:t>
      </w:r>
      <w:r w:rsidR="006C6F93" w:rsidRPr="00E66B5A">
        <w:rPr>
          <w:rFonts w:ascii="Times New Roman" w:hAnsi="Times New Roman" w:cs="Times New Roman"/>
          <w:b/>
          <w:bCs/>
          <w:iCs/>
        </w:rPr>
        <w:t>e peux choisir le domaine sur lequel porte le mentorat</w:t>
      </w:r>
      <w:r w:rsidR="00D51000" w:rsidRPr="00E66B5A">
        <w:rPr>
          <w:rFonts w:ascii="Times New Roman" w:hAnsi="Times New Roman" w:cs="Times New Roman"/>
          <w:b/>
          <w:bCs/>
          <w:iCs/>
        </w:rPr>
        <w:t xml:space="preserve"> afin de valoriser mes compétences</w:t>
      </w:r>
      <w:r w:rsidR="006C6F93" w:rsidRPr="00E66B5A">
        <w:rPr>
          <w:rFonts w:ascii="Times New Roman" w:hAnsi="Times New Roman" w:cs="Times New Roman"/>
          <w:b/>
          <w:bCs/>
          <w:iCs/>
        </w:rPr>
        <w:t>.</w:t>
      </w:r>
    </w:p>
    <w:p w14:paraId="35481EF4" w14:textId="2AD83941" w:rsidR="00F6460B" w:rsidRPr="00083648" w:rsidRDefault="00F6460B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51F0BFB" w14:textId="1EBD897A" w:rsidR="00013E43" w:rsidRPr="00083648" w:rsidRDefault="0081163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="00013E43" w:rsidRPr="00083648">
        <w:rPr>
          <w:rFonts w:ascii="Times New Roman" w:hAnsi="Times New Roman" w:cs="Times New Roman"/>
          <w:iCs/>
        </w:rPr>
        <w:t xml:space="preserve"> L’utilisateur </w:t>
      </w:r>
      <w:r w:rsidR="00680219" w:rsidRPr="00083648">
        <w:rPr>
          <w:rFonts w:ascii="Times New Roman" w:hAnsi="Times New Roman" w:cs="Times New Roman"/>
          <w:iCs/>
        </w:rPr>
        <w:t>n’a pas choisi de domaine.</w:t>
      </w:r>
    </w:p>
    <w:p w14:paraId="2DF930AF" w14:textId="43527894" w:rsidR="00F32005" w:rsidRPr="00083648" w:rsidRDefault="00F3200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a signé son contrat</w:t>
      </w:r>
      <w:r w:rsidR="00B22C28" w:rsidRPr="00083648">
        <w:rPr>
          <w:rFonts w:ascii="Times New Roman" w:hAnsi="Times New Roman" w:cs="Times New Roman"/>
          <w:iCs/>
        </w:rPr>
        <w:t>.</w:t>
      </w:r>
    </w:p>
    <w:p w14:paraId="5AEAD66F" w14:textId="6526222B" w:rsidR="00811630" w:rsidRPr="00083648" w:rsidRDefault="0081163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="00013E43" w:rsidRPr="00083648">
        <w:rPr>
          <w:rFonts w:ascii="Times New Roman" w:hAnsi="Times New Roman" w:cs="Times New Roman"/>
          <w:iCs/>
        </w:rPr>
        <w:t xml:space="preserve"> L’utilisateur choisit </w:t>
      </w:r>
      <w:r w:rsidR="00653858" w:rsidRPr="00083648">
        <w:rPr>
          <w:rFonts w:ascii="Times New Roman" w:hAnsi="Times New Roman" w:cs="Times New Roman"/>
          <w:iCs/>
        </w:rPr>
        <w:t>un domaine</w:t>
      </w:r>
      <w:r w:rsidR="00E9719A" w:rsidRPr="00083648">
        <w:rPr>
          <w:rFonts w:ascii="Times New Roman" w:hAnsi="Times New Roman" w:cs="Times New Roman"/>
          <w:iCs/>
        </w:rPr>
        <w:t>.</w:t>
      </w:r>
    </w:p>
    <w:p w14:paraId="2483CF37" w14:textId="7242EF16" w:rsidR="00811630" w:rsidRPr="00083648" w:rsidRDefault="0081163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="00597FFD" w:rsidRPr="00083648">
        <w:rPr>
          <w:rFonts w:ascii="Times New Roman" w:hAnsi="Times New Roman" w:cs="Times New Roman"/>
          <w:iCs/>
        </w:rPr>
        <w:t xml:space="preserve"> Un domaine est associé au compte de l’utilisateur</w:t>
      </w:r>
    </w:p>
    <w:p w14:paraId="463EC725" w14:textId="2CE48B23" w:rsidR="00F6460B" w:rsidRDefault="00F6460B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F898F9A" w14:textId="6A635571" w:rsidR="00083648" w:rsidRDefault="0008364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FD1B43A" w14:textId="2AFC0FA8" w:rsidR="00316456" w:rsidRDefault="003164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2F159CE" w14:textId="200EE90A" w:rsidR="00316456" w:rsidRDefault="003164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70ED6C2" w14:textId="77777777" w:rsidR="00316456" w:rsidRPr="00083648" w:rsidRDefault="003164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F157E1B" w14:textId="093C8AB6" w:rsidR="00894F8A" w:rsidRPr="00F17BF7" w:rsidRDefault="0071181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35" w:author="Jour clement" w:date="2020-10-30T17:56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36" w:author="Jour clement" w:date="2020-10-30T17:56:00Z">
            <w:rPr>
              <w:rFonts w:ascii="Times New Roman" w:hAnsi="Times New Roman" w:cs="Times New Roman"/>
              <w:iCs/>
            </w:rPr>
          </w:rPrChange>
        </w:rPr>
        <w:t xml:space="preserve">Story 6 : </w:t>
      </w:r>
      <w:r w:rsidR="00243541" w:rsidRPr="00F17BF7">
        <w:rPr>
          <w:rFonts w:ascii="Times New Roman" w:hAnsi="Times New Roman" w:cs="Times New Roman"/>
          <w:b/>
          <w:bCs/>
          <w:iCs/>
          <w:rPrChange w:id="37" w:author="Jour clement" w:date="2020-10-30T17:56:00Z">
            <w:rPr>
              <w:rFonts w:ascii="Times New Roman" w:hAnsi="Times New Roman" w:cs="Times New Roman"/>
              <w:iCs/>
            </w:rPr>
          </w:rPrChange>
        </w:rPr>
        <w:t>En tant qu’utilisateur j</w:t>
      </w:r>
      <w:r w:rsidR="0086124F" w:rsidRPr="00F17BF7">
        <w:rPr>
          <w:rFonts w:ascii="Times New Roman" w:hAnsi="Times New Roman" w:cs="Times New Roman"/>
          <w:b/>
          <w:bCs/>
          <w:iCs/>
          <w:rPrChange w:id="38" w:author="Jour clement" w:date="2020-10-30T17:56:00Z">
            <w:rPr>
              <w:rFonts w:ascii="Times New Roman" w:hAnsi="Times New Roman" w:cs="Times New Roman"/>
              <w:iCs/>
            </w:rPr>
          </w:rPrChange>
        </w:rPr>
        <w:t xml:space="preserve">e peux contacter mon mentor / mentee par </w:t>
      </w:r>
      <w:r w:rsidR="006E2E56" w:rsidRPr="00F17BF7">
        <w:rPr>
          <w:rFonts w:ascii="Times New Roman" w:hAnsi="Times New Roman" w:cs="Times New Roman"/>
          <w:b/>
          <w:bCs/>
          <w:iCs/>
          <w:rPrChange w:id="39" w:author="Jour clement" w:date="2020-10-30T17:56:00Z">
            <w:rPr>
              <w:rFonts w:ascii="Times New Roman" w:hAnsi="Times New Roman" w:cs="Times New Roman"/>
              <w:iCs/>
            </w:rPr>
          </w:rPrChange>
        </w:rPr>
        <w:t>téléphone</w:t>
      </w:r>
      <w:r w:rsidR="00243541" w:rsidRPr="00F17BF7">
        <w:rPr>
          <w:rFonts w:ascii="Times New Roman" w:hAnsi="Times New Roman" w:cs="Times New Roman"/>
          <w:b/>
          <w:bCs/>
          <w:iCs/>
          <w:rPrChange w:id="40" w:author="Jour clement" w:date="2020-10-30T17:56:00Z">
            <w:rPr>
              <w:rFonts w:ascii="Times New Roman" w:hAnsi="Times New Roman" w:cs="Times New Roman"/>
              <w:iCs/>
            </w:rPr>
          </w:rPrChange>
        </w:rPr>
        <w:t xml:space="preserve"> afin d’échanger avec lui</w:t>
      </w:r>
      <w:r w:rsidR="0086124F" w:rsidRPr="00F17BF7">
        <w:rPr>
          <w:rFonts w:ascii="Times New Roman" w:hAnsi="Times New Roman" w:cs="Times New Roman"/>
          <w:b/>
          <w:bCs/>
          <w:iCs/>
          <w:rPrChange w:id="41" w:author="Jour clement" w:date="2020-10-30T17:56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254AF673" w14:textId="7B266195" w:rsidR="006E2E56" w:rsidRPr="00083648" w:rsidRDefault="006E2E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B03BD2E" w14:textId="26304779" w:rsidR="006E2E56" w:rsidRPr="00083648" w:rsidRDefault="003B7D4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</w:t>
      </w:r>
      <w:r w:rsidR="001163A2" w:rsidRPr="00083648">
        <w:rPr>
          <w:rFonts w:ascii="Times New Roman" w:hAnsi="Times New Roman" w:cs="Times New Roman"/>
          <w:iCs/>
        </w:rPr>
        <w:t>n’est pas en appel.</w:t>
      </w:r>
    </w:p>
    <w:p w14:paraId="5A35A45F" w14:textId="5F8C1BB8" w:rsidR="003B7D40" w:rsidRPr="00083648" w:rsidRDefault="003B7D4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a été mis en relation avec un mentor / mentee</w:t>
      </w:r>
      <w:r w:rsidR="004C79DF" w:rsidRPr="00083648">
        <w:rPr>
          <w:rFonts w:ascii="Times New Roman" w:hAnsi="Times New Roman" w:cs="Times New Roman"/>
          <w:iCs/>
        </w:rPr>
        <w:t>.</w:t>
      </w:r>
    </w:p>
    <w:p w14:paraId="4A618275" w14:textId="512DB30F" w:rsidR="004C79DF" w:rsidRPr="00083648" w:rsidRDefault="004C79D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</w:t>
      </w:r>
      <w:r w:rsidR="00A059AD" w:rsidRPr="00083648">
        <w:rPr>
          <w:rFonts w:ascii="Times New Roman" w:hAnsi="Times New Roman" w:cs="Times New Roman"/>
          <w:iCs/>
        </w:rPr>
        <w:t>clique sur l’icône appeler.</w:t>
      </w:r>
    </w:p>
    <w:p w14:paraId="613B2CCD" w14:textId="1C320D2B" w:rsidR="00542464" w:rsidRPr="00083648" w:rsidRDefault="0054246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Un appel est déclenché</w:t>
      </w:r>
      <w:r w:rsidR="00EA61CF" w:rsidRPr="00083648">
        <w:rPr>
          <w:rFonts w:ascii="Times New Roman" w:hAnsi="Times New Roman" w:cs="Times New Roman"/>
          <w:iCs/>
        </w:rPr>
        <w:t>.</w:t>
      </w:r>
    </w:p>
    <w:p w14:paraId="2D5EBAEB" w14:textId="2635A6F5" w:rsidR="0090596D" w:rsidRPr="00083648" w:rsidRDefault="0090596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C7B3ECE" w14:textId="70A7D1F6" w:rsidR="0090596D" w:rsidRPr="00F17BF7" w:rsidRDefault="004064EC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42" w:author="Jour clement" w:date="2020-10-30T17:56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43" w:author="Jour clement" w:date="2020-10-30T17:56:00Z">
            <w:rPr>
              <w:rFonts w:ascii="Times New Roman" w:hAnsi="Times New Roman" w:cs="Times New Roman"/>
              <w:iCs/>
            </w:rPr>
          </w:rPrChange>
        </w:rPr>
        <w:t xml:space="preserve">Story 7 : </w:t>
      </w:r>
      <w:r w:rsidR="00206977" w:rsidRPr="00F17BF7">
        <w:rPr>
          <w:rFonts w:ascii="Times New Roman" w:hAnsi="Times New Roman" w:cs="Times New Roman"/>
          <w:b/>
          <w:bCs/>
          <w:iCs/>
          <w:rPrChange w:id="44" w:author="Jour clement" w:date="2020-10-30T17:56:00Z">
            <w:rPr>
              <w:rFonts w:ascii="Times New Roman" w:hAnsi="Times New Roman" w:cs="Times New Roman"/>
              <w:iCs/>
            </w:rPr>
          </w:rPrChange>
        </w:rPr>
        <w:t>En tant qu’utilisateur j</w:t>
      </w:r>
      <w:r w:rsidR="0090596D" w:rsidRPr="00F17BF7">
        <w:rPr>
          <w:rFonts w:ascii="Times New Roman" w:hAnsi="Times New Roman" w:cs="Times New Roman"/>
          <w:b/>
          <w:bCs/>
          <w:iCs/>
          <w:rPrChange w:id="45" w:author="Jour clement" w:date="2020-10-30T17:56:00Z">
            <w:rPr>
              <w:rFonts w:ascii="Times New Roman" w:hAnsi="Times New Roman" w:cs="Times New Roman"/>
              <w:iCs/>
            </w:rPr>
          </w:rPrChange>
        </w:rPr>
        <w:t>e peux contacter mon mentor / mentee par message</w:t>
      </w:r>
      <w:r w:rsidR="00206977" w:rsidRPr="00F17BF7">
        <w:rPr>
          <w:rFonts w:ascii="Times New Roman" w:hAnsi="Times New Roman" w:cs="Times New Roman"/>
          <w:b/>
          <w:bCs/>
          <w:iCs/>
          <w:rPrChange w:id="46" w:author="Jour clement" w:date="2020-10-30T17:56:00Z">
            <w:rPr>
              <w:rFonts w:ascii="Times New Roman" w:hAnsi="Times New Roman" w:cs="Times New Roman"/>
              <w:iCs/>
            </w:rPr>
          </w:rPrChange>
        </w:rPr>
        <w:t xml:space="preserve"> afin d’échanger avec lui</w:t>
      </w:r>
      <w:r w:rsidR="0090596D" w:rsidRPr="00F17BF7">
        <w:rPr>
          <w:rFonts w:ascii="Times New Roman" w:hAnsi="Times New Roman" w:cs="Times New Roman"/>
          <w:b/>
          <w:bCs/>
          <w:iCs/>
          <w:rPrChange w:id="47" w:author="Jour clement" w:date="2020-10-30T17:56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2F2545DF" w14:textId="77777777" w:rsidR="0090596D" w:rsidRPr="00083648" w:rsidRDefault="0090596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07D5323" w14:textId="4492A326" w:rsidR="00922282" w:rsidRPr="00083648" w:rsidRDefault="0092228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</w:t>
      </w:r>
      <w:r w:rsidR="000F2645" w:rsidRPr="00083648">
        <w:rPr>
          <w:rFonts w:ascii="Times New Roman" w:hAnsi="Times New Roman" w:cs="Times New Roman"/>
          <w:iCs/>
        </w:rPr>
        <w:t xml:space="preserve">n’est pas </w:t>
      </w:r>
      <w:r w:rsidR="00E0137B" w:rsidRPr="00083648">
        <w:rPr>
          <w:rFonts w:ascii="Times New Roman" w:hAnsi="Times New Roman" w:cs="Times New Roman"/>
          <w:iCs/>
        </w:rPr>
        <w:t>en train</w:t>
      </w:r>
      <w:r w:rsidR="000F2645" w:rsidRPr="00083648">
        <w:rPr>
          <w:rFonts w:ascii="Times New Roman" w:hAnsi="Times New Roman" w:cs="Times New Roman"/>
          <w:iCs/>
        </w:rPr>
        <w:t xml:space="preserve"> de converser par message.</w:t>
      </w:r>
    </w:p>
    <w:p w14:paraId="72EB4193" w14:textId="77777777" w:rsidR="00922282" w:rsidRPr="00083648" w:rsidRDefault="0092228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L’utilisateur a été mis en relation avec un mentor / mentee.</w:t>
      </w:r>
    </w:p>
    <w:p w14:paraId="463F98C4" w14:textId="458B6F0B" w:rsidR="00922282" w:rsidRPr="00083648" w:rsidRDefault="0092228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clique sur l’icône message.</w:t>
      </w:r>
    </w:p>
    <w:p w14:paraId="10D4747E" w14:textId="1B1F864C" w:rsidR="00922282" w:rsidRPr="00083648" w:rsidRDefault="0092228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</w:t>
      </w:r>
      <w:r w:rsidR="008037DE" w:rsidRPr="00083648">
        <w:rPr>
          <w:rFonts w:ascii="Times New Roman" w:hAnsi="Times New Roman" w:cs="Times New Roman"/>
          <w:iCs/>
        </w:rPr>
        <w:t>Une messagerie instantanée est ouverte</w:t>
      </w:r>
      <w:r w:rsidRPr="00083648">
        <w:rPr>
          <w:rFonts w:ascii="Times New Roman" w:hAnsi="Times New Roman" w:cs="Times New Roman"/>
          <w:iCs/>
        </w:rPr>
        <w:t>.</w:t>
      </w:r>
    </w:p>
    <w:p w14:paraId="07D0B50D" w14:textId="002DA4FE" w:rsidR="006B17D8" w:rsidRPr="00083648" w:rsidRDefault="006B17D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21F5280" w14:textId="7CD0E91D" w:rsidR="0056518B" w:rsidRPr="00F17BF7" w:rsidRDefault="004064EC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48" w:author="Jour clement" w:date="2020-10-30T18:08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49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Story 8 : </w:t>
      </w:r>
      <w:r w:rsidR="00860B8B" w:rsidRPr="00F17BF7">
        <w:rPr>
          <w:rFonts w:ascii="Times New Roman" w:hAnsi="Times New Roman" w:cs="Times New Roman"/>
          <w:b/>
          <w:bCs/>
          <w:iCs/>
          <w:rPrChange w:id="50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En tant </w:t>
      </w:r>
      <w:r w:rsidR="00B576E5" w:rsidRPr="00F17BF7">
        <w:rPr>
          <w:rFonts w:ascii="Times New Roman" w:hAnsi="Times New Roman" w:cs="Times New Roman"/>
          <w:b/>
          <w:bCs/>
          <w:iCs/>
          <w:rPrChange w:id="51" w:author="Jour clement" w:date="2020-10-30T18:08:00Z">
            <w:rPr>
              <w:rFonts w:ascii="Times New Roman" w:hAnsi="Times New Roman" w:cs="Times New Roman"/>
              <w:iCs/>
            </w:rPr>
          </w:rPrChange>
        </w:rPr>
        <w:t>que mentor</w:t>
      </w:r>
      <w:r w:rsidR="00860B8B" w:rsidRPr="00F17BF7">
        <w:rPr>
          <w:rFonts w:ascii="Times New Roman" w:hAnsi="Times New Roman" w:cs="Times New Roman"/>
          <w:b/>
          <w:bCs/>
          <w:iCs/>
          <w:rPrChange w:id="52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j</w:t>
      </w:r>
      <w:r w:rsidR="0056518B" w:rsidRPr="00F17BF7">
        <w:rPr>
          <w:rFonts w:ascii="Times New Roman" w:hAnsi="Times New Roman" w:cs="Times New Roman"/>
          <w:b/>
          <w:bCs/>
          <w:iCs/>
          <w:rPrChange w:id="53" w:author="Jour clement" w:date="2020-10-30T18:08:00Z">
            <w:rPr>
              <w:rFonts w:ascii="Times New Roman" w:hAnsi="Times New Roman" w:cs="Times New Roman"/>
              <w:iCs/>
            </w:rPr>
          </w:rPrChange>
        </w:rPr>
        <w:t>e peux planifier une session de mentorat</w:t>
      </w:r>
      <w:r w:rsidR="00860B8B" w:rsidRPr="00F17BF7">
        <w:rPr>
          <w:rFonts w:ascii="Times New Roman" w:hAnsi="Times New Roman" w:cs="Times New Roman"/>
          <w:b/>
          <w:bCs/>
          <w:iCs/>
          <w:rPrChange w:id="54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afin d’aborder des problématiques liées à un domaine</w:t>
      </w:r>
      <w:r w:rsidR="0056518B" w:rsidRPr="00F17BF7">
        <w:rPr>
          <w:rFonts w:ascii="Times New Roman" w:hAnsi="Times New Roman" w:cs="Times New Roman"/>
          <w:b/>
          <w:bCs/>
          <w:iCs/>
          <w:rPrChange w:id="55" w:author="Jour clement" w:date="2020-10-30T18:08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335069BA" w14:textId="77777777" w:rsidR="0056518B" w:rsidRPr="00083648" w:rsidRDefault="0056518B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63FE4280" w14:textId="294474E7" w:rsidR="0056518B" w:rsidRPr="00083648" w:rsidRDefault="009D3ED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mentor </w:t>
      </w:r>
      <w:r w:rsidR="007F706F" w:rsidRPr="00083648">
        <w:rPr>
          <w:rFonts w:ascii="Times New Roman" w:hAnsi="Times New Roman" w:cs="Times New Roman"/>
          <w:iCs/>
        </w:rPr>
        <w:t>n’as pas planifié de session.</w:t>
      </w:r>
    </w:p>
    <w:p w14:paraId="002D46B5" w14:textId="1E94E68F" w:rsidR="0056518B" w:rsidRPr="00083648" w:rsidRDefault="0004077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Le mentor a été mis en relation avec un mentee</w:t>
      </w:r>
      <w:r w:rsidR="00061597" w:rsidRPr="00083648">
        <w:rPr>
          <w:rFonts w:ascii="Times New Roman" w:hAnsi="Times New Roman" w:cs="Times New Roman"/>
          <w:iCs/>
        </w:rPr>
        <w:t>.</w:t>
      </w:r>
    </w:p>
    <w:p w14:paraId="515DB9D7" w14:textId="1A1157C0" w:rsidR="00061597" w:rsidRPr="00083648" w:rsidRDefault="00061597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mentor clique sur planifier une session.</w:t>
      </w:r>
    </w:p>
    <w:p w14:paraId="2660235D" w14:textId="4CFC8EEF" w:rsidR="003B08D9" w:rsidRPr="00083648" w:rsidRDefault="003B08D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processus de </w:t>
      </w:r>
      <w:r w:rsidR="005E3C2D" w:rsidRPr="00083648">
        <w:rPr>
          <w:rFonts w:ascii="Times New Roman" w:hAnsi="Times New Roman" w:cs="Times New Roman"/>
          <w:iCs/>
        </w:rPr>
        <w:t xml:space="preserve">prise de </w:t>
      </w:r>
      <w:r w:rsidRPr="00083648">
        <w:rPr>
          <w:rFonts w:ascii="Times New Roman" w:hAnsi="Times New Roman" w:cs="Times New Roman"/>
          <w:iCs/>
        </w:rPr>
        <w:t>rendez-vous est déclenché.</w:t>
      </w:r>
    </w:p>
    <w:p w14:paraId="0D59F522" w14:textId="77777777" w:rsidR="00705767" w:rsidRPr="00083648" w:rsidRDefault="00705767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6280BF0E" w14:textId="45A30BFC" w:rsidR="006B17D8" w:rsidRPr="00F17BF7" w:rsidRDefault="0013507A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56" w:author="Jour clement" w:date="2020-10-30T18:08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57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Story 9 : </w:t>
      </w:r>
      <w:r w:rsidR="008B2757" w:rsidRPr="00F17BF7">
        <w:rPr>
          <w:rFonts w:ascii="Times New Roman" w:hAnsi="Times New Roman" w:cs="Times New Roman"/>
          <w:b/>
          <w:bCs/>
          <w:iCs/>
          <w:rPrChange w:id="58" w:author="Jour clement" w:date="2020-10-30T18:08:00Z">
            <w:rPr>
              <w:rFonts w:ascii="Times New Roman" w:hAnsi="Times New Roman" w:cs="Times New Roman"/>
              <w:iCs/>
            </w:rPr>
          </w:rPrChange>
        </w:rPr>
        <w:t>En tant qu’utilisateur j</w:t>
      </w:r>
      <w:r w:rsidR="006B17D8" w:rsidRPr="00F17BF7">
        <w:rPr>
          <w:rFonts w:ascii="Times New Roman" w:hAnsi="Times New Roman" w:cs="Times New Roman"/>
          <w:b/>
          <w:bCs/>
          <w:iCs/>
          <w:rPrChange w:id="59" w:author="Jour clement" w:date="2020-10-30T18:08:00Z">
            <w:rPr>
              <w:rFonts w:ascii="Times New Roman" w:hAnsi="Times New Roman" w:cs="Times New Roman"/>
              <w:iCs/>
            </w:rPr>
          </w:rPrChange>
        </w:rPr>
        <w:t>e peux rejoindre une session de mentorat</w:t>
      </w:r>
      <w:r w:rsidR="008B2757" w:rsidRPr="00F17BF7">
        <w:rPr>
          <w:rFonts w:ascii="Times New Roman" w:hAnsi="Times New Roman" w:cs="Times New Roman"/>
          <w:b/>
          <w:bCs/>
          <w:iCs/>
          <w:rPrChange w:id="60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afin de discuter </w:t>
      </w:r>
      <w:r w:rsidR="00185F69" w:rsidRPr="00F17BF7">
        <w:rPr>
          <w:rFonts w:ascii="Times New Roman" w:hAnsi="Times New Roman" w:cs="Times New Roman"/>
          <w:b/>
          <w:bCs/>
          <w:iCs/>
          <w:rPrChange w:id="61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de sujets </w:t>
      </w:r>
      <w:r w:rsidR="00306193" w:rsidRPr="00F17BF7">
        <w:rPr>
          <w:rFonts w:ascii="Times New Roman" w:hAnsi="Times New Roman" w:cs="Times New Roman"/>
          <w:b/>
          <w:bCs/>
          <w:iCs/>
          <w:rPrChange w:id="62" w:author="Jour clement" w:date="2020-10-30T18:08:00Z">
            <w:rPr>
              <w:rFonts w:ascii="Times New Roman" w:hAnsi="Times New Roman" w:cs="Times New Roman"/>
              <w:iCs/>
            </w:rPr>
          </w:rPrChange>
        </w:rPr>
        <w:t>préplanifiés</w:t>
      </w:r>
      <w:r w:rsidR="006B17D8" w:rsidRPr="00F17BF7">
        <w:rPr>
          <w:rFonts w:ascii="Times New Roman" w:hAnsi="Times New Roman" w:cs="Times New Roman"/>
          <w:b/>
          <w:bCs/>
          <w:iCs/>
          <w:rPrChange w:id="63" w:author="Jour clement" w:date="2020-10-30T18:08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75F2334E" w14:textId="67A720E8" w:rsidR="006B17D8" w:rsidRPr="00083648" w:rsidRDefault="006B17D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11A661F0" w14:textId="4431B991" w:rsidR="006B17D8" w:rsidRPr="00083648" w:rsidRDefault="00207AD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La session planifiée n’a pas été rejointe</w:t>
      </w:r>
      <w:r w:rsidR="00B625FE" w:rsidRPr="00083648">
        <w:rPr>
          <w:rFonts w:ascii="Times New Roman" w:hAnsi="Times New Roman" w:cs="Times New Roman"/>
          <w:iCs/>
        </w:rPr>
        <w:t>.</w:t>
      </w:r>
    </w:p>
    <w:p w14:paraId="6A0BDBCF" w14:textId="2F803194" w:rsidR="00207AD5" w:rsidRPr="00083648" w:rsidRDefault="00207AD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rejoint la session</w:t>
      </w:r>
      <w:r w:rsidR="00F87B69" w:rsidRPr="00083648">
        <w:rPr>
          <w:rFonts w:ascii="Times New Roman" w:hAnsi="Times New Roman" w:cs="Times New Roman"/>
          <w:iCs/>
        </w:rPr>
        <w:t>.</w:t>
      </w:r>
    </w:p>
    <w:p w14:paraId="76C72C2E" w14:textId="5B28F7BE" w:rsidR="00207AD5" w:rsidRPr="00083648" w:rsidRDefault="00207AD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="00555B61" w:rsidRPr="00083648">
        <w:rPr>
          <w:rFonts w:ascii="Times New Roman" w:hAnsi="Times New Roman" w:cs="Times New Roman"/>
          <w:iCs/>
        </w:rPr>
        <w:t xml:space="preserve"> La session a été rejointe.</w:t>
      </w:r>
    </w:p>
    <w:p w14:paraId="11621759" w14:textId="77777777" w:rsidR="006E2E56" w:rsidRPr="00083648" w:rsidRDefault="006E2E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3AD5169B" w14:textId="4B387404" w:rsidR="00A533D3" w:rsidRPr="00F17BF7" w:rsidRDefault="00847AC3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64" w:author="Jour clement" w:date="2020-10-30T18:08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65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Story 10 : </w:t>
      </w:r>
      <w:r w:rsidR="00306193" w:rsidRPr="00F17BF7">
        <w:rPr>
          <w:rFonts w:ascii="Times New Roman" w:hAnsi="Times New Roman" w:cs="Times New Roman"/>
          <w:b/>
          <w:bCs/>
          <w:iCs/>
          <w:rPrChange w:id="66" w:author="Jour clement" w:date="2020-10-30T18:08:00Z">
            <w:rPr>
              <w:rFonts w:ascii="Times New Roman" w:hAnsi="Times New Roman" w:cs="Times New Roman"/>
              <w:iCs/>
            </w:rPr>
          </w:rPrChange>
        </w:rPr>
        <w:t>En tant qu’utilisateur j</w:t>
      </w:r>
      <w:r w:rsidR="00A533D3" w:rsidRPr="00F17BF7">
        <w:rPr>
          <w:rFonts w:ascii="Times New Roman" w:hAnsi="Times New Roman" w:cs="Times New Roman"/>
          <w:b/>
          <w:bCs/>
          <w:iCs/>
          <w:rPrChange w:id="67" w:author="Jour clement" w:date="2020-10-30T18:08:00Z">
            <w:rPr>
              <w:rFonts w:ascii="Times New Roman" w:hAnsi="Times New Roman" w:cs="Times New Roman"/>
              <w:iCs/>
            </w:rPr>
          </w:rPrChange>
        </w:rPr>
        <w:t>e peux rédiger un compte rendu de la session de mentorat</w:t>
      </w:r>
      <w:r w:rsidR="003F2D09" w:rsidRPr="00F17BF7">
        <w:rPr>
          <w:rFonts w:ascii="Times New Roman" w:hAnsi="Times New Roman" w:cs="Times New Roman"/>
          <w:b/>
          <w:bCs/>
          <w:iCs/>
          <w:rPrChange w:id="68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afin de consulter </w:t>
      </w:r>
      <w:r w:rsidR="00717C8E" w:rsidRPr="00F17BF7">
        <w:rPr>
          <w:rFonts w:ascii="Times New Roman" w:hAnsi="Times New Roman" w:cs="Times New Roman"/>
          <w:b/>
          <w:bCs/>
          <w:iCs/>
          <w:rPrChange w:id="69" w:author="Jour clement" w:date="2020-10-30T18:08:00Z">
            <w:rPr>
              <w:rFonts w:ascii="Times New Roman" w:hAnsi="Times New Roman" w:cs="Times New Roman"/>
              <w:iCs/>
            </w:rPr>
          </w:rPrChange>
        </w:rPr>
        <w:t>les informations échangées</w:t>
      </w:r>
      <w:r w:rsidR="003F2D09" w:rsidRPr="00F17BF7">
        <w:rPr>
          <w:rFonts w:ascii="Times New Roman" w:hAnsi="Times New Roman" w:cs="Times New Roman"/>
          <w:b/>
          <w:bCs/>
          <w:iCs/>
          <w:rPrChange w:id="70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pendant les sessions</w:t>
      </w:r>
      <w:r w:rsidR="00A533D3" w:rsidRPr="00F17BF7">
        <w:rPr>
          <w:rFonts w:ascii="Times New Roman" w:hAnsi="Times New Roman" w:cs="Times New Roman"/>
          <w:b/>
          <w:bCs/>
          <w:iCs/>
          <w:rPrChange w:id="71" w:author="Jour clement" w:date="2020-10-30T18:08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4DAB3915" w14:textId="3CB9C328" w:rsidR="00372C18" w:rsidRPr="00083648" w:rsidRDefault="00372C1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09B1D0FE" w14:textId="5B737914" w:rsidR="00372C18" w:rsidRPr="00083648" w:rsidRDefault="001B1EE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compte rendu n’a pas été écrit.</w:t>
      </w:r>
    </w:p>
    <w:p w14:paraId="77F8D3A5" w14:textId="42B30532" w:rsidR="001B1EE2" w:rsidRPr="00083648" w:rsidRDefault="001B1EE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écrit le compte rendu.</w:t>
      </w:r>
    </w:p>
    <w:p w14:paraId="68DB34C4" w14:textId="51091D1F" w:rsidR="00440B04" w:rsidRPr="00083648" w:rsidRDefault="00440B0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compte rendu est écrit.</w:t>
      </w:r>
    </w:p>
    <w:p w14:paraId="0020E9B1" w14:textId="77777777" w:rsidR="00372C18" w:rsidRPr="00083648" w:rsidRDefault="00372C1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68C60A6" w14:textId="0FC373C3" w:rsidR="0021058E" w:rsidRPr="00F17BF7" w:rsidRDefault="00CC391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72" w:author="Jour clement" w:date="2020-10-30T18:08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73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Story 11 : </w:t>
      </w:r>
      <w:r w:rsidR="00717C8E" w:rsidRPr="00F17BF7">
        <w:rPr>
          <w:rFonts w:ascii="Times New Roman" w:hAnsi="Times New Roman" w:cs="Times New Roman"/>
          <w:b/>
          <w:bCs/>
          <w:iCs/>
          <w:rPrChange w:id="74" w:author="Jour clement" w:date="2020-10-30T18:08:00Z">
            <w:rPr>
              <w:rFonts w:ascii="Times New Roman" w:hAnsi="Times New Roman" w:cs="Times New Roman"/>
              <w:iCs/>
            </w:rPr>
          </w:rPrChange>
        </w:rPr>
        <w:t>En tant qu’utilisateur j</w:t>
      </w:r>
      <w:r w:rsidR="0021058E" w:rsidRPr="00F17BF7">
        <w:rPr>
          <w:rFonts w:ascii="Times New Roman" w:hAnsi="Times New Roman" w:cs="Times New Roman"/>
          <w:b/>
          <w:bCs/>
          <w:iCs/>
          <w:rPrChange w:id="75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e peux </w:t>
      </w:r>
      <w:r w:rsidR="00355878" w:rsidRPr="00F17BF7">
        <w:rPr>
          <w:rFonts w:ascii="Times New Roman" w:hAnsi="Times New Roman" w:cs="Times New Roman"/>
          <w:b/>
          <w:bCs/>
          <w:iCs/>
          <w:rPrChange w:id="76" w:author="Jour clement" w:date="2020-10-30T18:08:00Z">
            <w:rPr>
              <w:rFonts w:ascii="Times New Roman" w:hAnsi="Times New Roman" w:cs="Times New Roman"/>
              <w:iCs/>
            </w:rPr>
          </w:rPrChange>
        </w:rPr>
        <w:t>réécouter</w:t>
      </w:r>
      <w:r w:rsidR="0021058E" w:rsidRPr="00F17BF7">
        <w:rPr>
          <w:rFonts w:ascii="Times New Roman" w:hAnsi="Times New Roman" w:cs="Times New Roman"/>
          <w:b/>
          <w:bCs/>
          <w:iCs/>
          <w:rPrChange w:id="77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la session de mentorat</w:t>
      </w:r>
      <w:r w:rsidR="00717C8E" w:rsidRPr="00F17BF7">
        <w:rPr>
          <w:rFonts w:ascii="Times New Roman" w:hAnsi="Times New Roman" w:cs="Times New Roman"/>
          <w:b/>
          <w:bCs/>
          <w:iCs/>
          <w:rPrChange w:id="78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afin d’avoir la transcription de la session sans perte d’informations</w:t>
      </w:r>
      <w:r w:rsidR="0021058E" w:rsidRPr="00F17BF7">
        <w:rPr>
          <w:rFonts w:ascii="Times New Roman" w:hAnsi="Times New Roman" w:cs="Times New Roman"/>
          <w:b/>
          <w:bCs/>
          <w:iCs/>
          <w:rPrChange w:id="79" w:author="Jour clement" w:date="2020-10-30T18:08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15C47064" w14:textId="0B7A96F5" w:rsidR="0094145D" w:rsidRPr="00083648" w:rsidRDefault="0094145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8FDEE52" w14:textId="032E2C4C" w:rsidR="00057F3D" w:rsidRPr="00083648" w:rsidRDefault="00057F3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La session </w:t>
      </w:r>
      <w:r w:rsidR="00C33DF7" w:rsidRPr="00083648">
        <w:rPr>
          <w:rFonts w:ascii="Times New Roman" w:hAnsi="Times New Roman" w:cs="Times New Roman"/>
          <w:iCs/>
        </w:rPr>
        <w:t>n’a pas été écoutée</w:t>
      </w:r>
      <w:r w:rsidR="00EB2495" w:rsidRPr="00083648">
        <w:rPr>
          <w:rFonts w:ascii="Times New Roman" w:hAnsi="Times New Roman" w:cs="Times New Roman"/>
          <w:iCs/>
        </w:rPr>
        <w:t>.</w:t>
      </w:r>
    </w:p>
    <w:p w14:paraId="1D6606F3" w14:textId="4DB19ED6" w:rsidR="00773856" w:rsidRPr="00083648" w:rsidRDefault="00773856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La session est finie.</w:t>
      </w:r>
    </w:p>
    <w:p w14:paraId="0EE57779" w14:textId="188116CA" w:rsidR="00057F3D" w:rsidRPr="00083648" w:rsidRDefault="00057F3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clique sur écouter la session</w:t>
      </w:r>
      <w:r w:rsidR="00585780" w:rsidRPr="00083648">
        <w:rPr>
          <w:rFonts w:ascii="Times New Roman" w:hAnsi="Times New Roman" w:cs="Times New Roman"/>
          <w:iCs/>
        </w:rPr>
        <w:t>.</w:t>
      </w:r>
    </w:p>
    <w:p w14:paraId="49E6B7C0" w14:textId="2DEF753E" w:rsidR="00057F3D" w:rsidRPr="00083648" w:rsidRDefault="00057F3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La session est écoutée par l’utilisateur.</w:t>
      </w:r>
    </w:p>
    <w:p w14:paraId="40819817" w14:textId="714EB489" w:rsidR="0094145D" w:rsidRDefault="0094145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370ECDE" w14:textId="4E3BFFA7" w:rsidR="008245F8" w:rsidRDefault="008245F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67E5379" w14:textId="57551E60" w:rsidR="008245F8" w:rsidRDefault="008245F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77B2569" w14:textId="77777777" w:rsidR="008245F8" w:rsidRPr="00083648" w:rsidRDefault="008245F8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E3D014C" w14:textId="1E84CE03" w:rsidR="00AD41F1" w:rsidRPr="00F17BF7" w:rsidRDefault="003E582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80" w:author="Jour clement" w:date="2020-10-30T18:08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81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Story 12 : </w:t>
      </w:r>
      <w:r w:rsidR="00E763D1" w:rsidRPr="00F17BF7">
        <w:rPr>
          <w:rFonts w:ascii="Times New Roman" w:hAnsi="Times New Roman" w:cs="Times New Roman"/>
          <w:b/>
          <w:bCs/>
          <w:iCs/>
          <w:rPrChange w:id="82" w:author="Jour clement" w:date="2020-10-30T18:08:00Z">
            <w:rPr>
              <w:rFonts w:ascii="Times New Roman" w:hAnsi="Times New Roman" w:cs="Times New Roman"/>
              <w:iCs/>
            </w:rPr>
          </w:rPrChange>
        </w:rPr>
        <w:t>En tant qu’utilisateur j</w:t>
      </w:r>
      <w:r w:rsidR="00AD41F1" w:rsidRPr="00F17BF7">
        <w:rPr>
          <w:rFonts w:ascii="Times New Roman" w:hAnsi="Times New Roman" w:cs="Times New Roman"/>
          <w:b/>
          <w:bCs/>
          <w:iCs/>
          <w:rPrChange w:id="83" w:author="Jour clement" w:date="2020-10-30T18:08:00Z">
            <w:rPr>
              <w:rFonts w:ascii="Times New Roman" w:hAnsi="Times New Roman" w:cs="Times New Roman"/>
              <w:iCs/>
            </w:rPr>
          </w:rPrChange>
        </w:rPr>
        <w:t>e peux évaluer la relation de mentorat à travers une note</w:t>
      </w:r>
      <w:r w:rsidR="005C25AA" w:rsidRPr="00F17BF7">
        <w:rPr>
          <w:rFonts w:ascii="Times New Roman" w:hAnsi="Times New Roman" w:cs="Times New Roman"/>
          <w:b/>
          <w:bCs/>
          <w:iCs/>
          <w:rPrChange w:id="84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sur dix</w:t>
      </w:r>
      <w:r w:rsidR="00AD41F1" w:rsidRPr="00F17BF7">
        <w:rPr>
          <w:rFonts w:ascii="Times New Roman" w:hAnsi="Times New Roman" w:cs="Times New Roman"/>
          <w:b/>
          <w:bCs/>
          <w:iCs/>
          <w:rPrChange w:id="85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mais également des notes écrites</w:t>
      </w:r>
      <w:r w:rsidR="00E763D1" w:rsidRPr="00F17BF7">
        <w:rPr>
          <w:rFonts w:ascii="Times New Roman" w:hAnsi="Times New Roman" w:cs="Times New Roman"/>
          <w:b/>
          <w:bCs/>
          <w:iCs/>
          <w:rPrChange w:id="86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afin d’avoir une relation de mentorat qui me corresponde</w:t>
      </w:r>
      <w:r w:rsidR="005C25AA" w:rsidRPr="00F17BF7">
        <w:rPr>
          <w:rFonts w:ascii="Times New Roman" w:hAnsi="Times New Roman" w:cs="Times New Roman"/>
          <w:b/>
          <w:bCs/>
          <w:iCs/>
          <w:rPrChange w:id="87" w:author="Jour clement" w:date="2020-10-30T18:08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04B8CBD1" w14:textId="440E5599" w:rsidR="00EE5CE2" w:rsidRPr="00083648" w:rsidRDefault="00EE5CE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4F6A5F2" w14:textId="389FAC55" w:rsidR="00952237" w:rsidRPr="00083648" w:rsidRDefault="00312FA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La session n’a pas été notée.</w:t>
      </w:r>
    </w:p>
    <w:p w14:paraId="60A3041B" w14:textId="0E31F11C" w:rsidR="00312FAE" w:rsidRPr="00083648" w:rsidRDefault="00312FA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r w:rsidRPr="00083648">
        <w:rPr>
          <w:rFonts w:ascii="Times New Roman" w:hAnsi="Times New Roman" w:cs="Times New Roman"/>
          <w:iCs/>
        </w:rPr>
        <w:t>And La session est finie.</w:t>
      </w:r>
    </w:p>
    <w:p w14:paraId="2CFB7067" w14:textId="46952CAF" w:rsidR="00312FAE" w:rsidRPr="00083648" w:rsidRDefault="00312FA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L’utilisateur note la session.</w:t>
      </w:r>
    </w:p>
    <w:p w14:paraId="63E01D6C" w14:textId="55DE08AB" w:rsidR="00635951" w:rsidRPr="00083648" w:rsidRDefault="00635951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La session est notée.</w:t>
      </w:r>
    </w:p>
    <w:p w14:paraId="04316B5B" w14:textId="77777777" w:rsidR="00312FAE" w:rsidRPr="00083648" w:rsidRDefault="00312FA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27229763" w14:textId="5413B41A" w:rsidR="004911C9" w:rsidRPr="00F17BF7" w:rsidRDefault="003B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88" w:author="Jour clement" w:date="2020-10-30T18:08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89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Story 13 : </w:t>
      </w:r>
      <w:r w:rsidR="00B576E5" w:rsidRPr="00F17BF7">
        <w:rPr>
          <w:rFonts w:ascii="Times New Roman" w:hAnsi="Times New Roman" w:cs="Times New Roman"/>
          <w:b/>
          <w:bCs/>
          <w:iCs/>
          <w:rPrChange w:id="90" w:author="Jour clement" w:date="2020-10-30T18:08:00Z">
            <w:rPr>
              <w:rFonts w:ascii="Times New Roman" w:hAnsi="Times New Roman" w:cs="Times New Roman"/>
              <w:iCs/>
            </w:rPr>
          </w:rPrChange>
        </w:rPr>
        <w:t>En tant qu</w:t>
      </w:r>
      <w:r w:rsidR="00140607" w:rsidRPr="00F17BF7">
        <w:rPr>
          <w:rFonts w:ascii="Times New Roman" w:hAnsi="Times New Roman" w:cs="Times New Roman"/>
          <w:b/>
          <w:bCs/>
          <w:iCs/>
          <w:rPrChange w:id="91" w:author="Jour clement" w:date="2020-10-30T18:08:00Z">
            <w:rPr>
              <w:rFonts w:ascii="Times New Roman" w:hAnsi="Times New Roman" w:cs="Times New Roman"/>
              <w:iCs/>
            </w:rPr>
          </w:rPrChange>
        </w:rPr>
        <w:t>e mentor</w:t>
      </w:r>
      <w:r w:rsidR="00B576E5" w:rsidRPr="00F17BF7">
        <w:rPr>
          <w:rFonts w:ascii="Times New Roman" w:hAnsi="Times New Roman" w:cs="Times New Roman"/>
          <w:b/>
          <w:bCs/>
          <w:iCs/>
          <w:rPrChange w:id="92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j</w:t>
      </w:r>
      <w:r w:rsidR="004911C9" w:rsidRPr="00F17BF7">
        <w:rPr>
          <w:rFonts w:ascii="Times New Roman" w:hAnsi="Times New Roman" w:cs="Times New Roman"/>
          <w:b/>
          <w:bCs/>
          <w:iCs/>
          <w:rPrChange w:id="93" w:author="Jour clement" w:date="2020-10-30T18:08:00Z">
            <w:rPr>
              <w:rFonts w:ascii="Times New Roman" w:hAnsi="Times New Roman" w:cs="Times New Roman"/>
              <w:iCs/>
            </w:rPr>
          </w:rPrChange>
        </w:rPr>
        <w:t>e peux stipuler les sujets qui seront abordés lors de la prochaine session</w:t>
      </w:r>
      <w:r w:rsidR="007B24BC" w:rsidRPr="00F17BF7">
        <w:rPr>
          <w:rFonts w:ascii="Times New Roman" w:hAnsi="Times New Roman" w:cs="Times New Roman"/>
          <w:b/>
          <w:bCs/>
          <w:iCs/>
          <w:rPrChange w:id="94" w:author="Jour clement" w:date="2020-10-30T18:08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65934039" w14:textId="5D13C523" w:rsidR="004911C9" w:rsidRPr="00083648" w:rsidRDefault="004911C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C6C51E0" w14:textId="321A2012" w:rsidR="00E26FE4" w:rsidRPr="00083648" w:rsidRDefault="00667F7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sujet de la session n’est pas stipulé.</w:t>
      </w:r>
    </w:p>
    <w:p w14:paraId="2F4D27A9" w14:textId="1E87845B" w:rsidR="00667F7E" w:rsidRPr="00083648" w:rsidRDefault="00667F7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mentor stipule le sujet.</w:t>
      </w:r>
    </w:p>
    <w:p w14:paraId="4FED650F" w14:textId="55F455A7" w:rsidR="000F2895" w:rsidRPr="00083648" w:rsidRDefault="000F2895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sujet de la session est stipulé.</w:t>
      </w:r>
    </w:p>
    <w:p w14:paraId="1F848881" w14:textId="77777777" w:rsidR="00667F7E" w:rsidRPr="00083648" w:rsidRDefault="00667F7E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48D18EF3" w14:textId="634CCA42" w:rsidR="00E26FE4" w:rsidRPr="00F17BF7" w:rsidRDefault="003B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95" w:author="Jour clement" w:date="2020-10-30T18:08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96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Story 14 : </w:t>
      </w:r>
      <w:r w:rsidR="00B2064F" w:rsidRPr="00F17BF7">
        <w:rPr>
          <w:rFonts w:ascii="Times New Roman" w:hAnsi="Times New Roman" w:cs="Times New Roman"/>
          <w:b/>
          <w:bCs/>
          <w:iCs/>
          <w:rPrChange w:id="97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En tant que mentor </w:t>
      </w:r>
      <w:r w:rsidR="003608CA" w:rsidRPr="00F17BF7">
        <w:rPr>
          <w:rFonts w:ascii="Times New Roman" w:hAnsi="Times New Roman" w:cs="Times New Roman"/>
          <w:b/>
          <w:bCs/>
          <w:iCs/>
          <w:rPrChange w:id="98" w:author="Jour clement" w:date="2020-10-30T18:08:00Z">
            <w:rPr>
              <w:rFonts w:ascii="Times New Roman" w:hAnsi="Times New Roman" w:cs="Times New Roman"/>
              <w:iCs/>
            </w:rPr>
          </w:rPrChange>
        </w:rPr>
        <w:t>j</w:t>
      </w:r>
      <w:r w:rsidR="00E26FE4" w:rsidRPr="00F17BF7">
        <w:rPr>
          <w:rFonts w:ascii="Times New Roman" w:hAnsi="Times New Roman" w:cs="Times New Roman"/>
          <w:b/>
          <w:bCs/>
          <w:iCs/>
          <w:rPrChange w:id="99" w:author="Jour clement" w:date="2020-10-30T18:08:00Z">
            <w:rPr>
              <w:rFonts w:ascii="Times New Roman" w:hAnsi="Times New Roman" w:cs="Times New Roman"/>
              <w:iCs/>
            </w:rPr>
          </w:rPrChange>
        </w:rPr>
        <w:t>e peux stipuler si les objectifs fixés sont atteints</w:t>
      </w:r>
      <w:r w:rsidR="003608CA" w:rsidRPr="00F17BF7">
        <w:rPr>
          <w:rFonts w:ascii="Times New Roman" w:hAnsi="Times New Roman" w:cs="Times New Roman"/>
          <w:b/>
          <w:bCs/>
          <w:iCs/>
          <w:rPrChange w:id="100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afin de voir la progression de mon mentee</w:t>
      </w:r>
      <w:r w:rsidR="003C3432" w:rsidRPr="00F17BF7">
        <w:rPr>
          <w:rFonts w:ascii="Times New Roman" w:hAnsi="Times New Roman" w:cs="Times New Roman"/>
          <w:b/>
          <w:bCs/>
          <w:iCs/>
          <w:rPrChange w:id="101" w:author="Jour clement" w:date="2020-10-30T18:08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2CD90ADE" w14:textId="1D82AD59" w:rsidR="00E26FE4" w:rsidRPr="00083648" w:rsidRDefault="00E26FE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7F80B304" w14:textId="3567D7AD" w:rsidR="00C90F85" w:rsidRPr="00083648" w:rsidRDefault="005E750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statut des objectifs n’est pas </w:t>
      </w:r>
      <w:r w:rsidR="002F6409" w:rsidRPr="00083648">
        <w:rPr>
          <w:rFonts w:ascii="Times New Roman" w:hAnsi="Times New Roman" w:cs="Times New Roman"/>
          <w:iCs/>
        </w:rPr>
        <w:t>définit</w:t>
      </w:r>
      <w:r w:rsidRPr="00083648">
        <w:rPr>
          <w:rFonts w:ascii="Times New Roman" w:hAnsi="Times New Roman" w:cs="Times New Roman"/>
          <w:iCs/>
        </w:rPr>
        <w:t>.</w:t>
      </w:r>
    </w:p>
    <w:p w14:paraId="12D169E5" w14:textId="7C02D904" w:rsidR="005E7502" w:rsidRPr="00083648" w:rsidRDefault="005E7502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mentor définit le statut des objectifs.</w:t>
      </w:r>
    </w:p>
    <w:p w14:paraId="144C7208" w14:textId="6BF48F33" w:rsidR="009C0160" w:rsidRPr="00083648" w:rsidRDefault="009C0160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Le sta</w:t>
      </w:r>
      <w:r w:rsidR="00C020CC" w:rsidRPr="00083648">
        <w:rPr>
          <w:rFonts w:ascii="Times New Roman" w:hAnsi="Times New Roman" w:cs="Times New Roman"/>
          <w:iCs/>
        </w:rPr>
        <w:t>t</w:t>
      </w:r>
      <w:r w:rsidRPr="00083648">
        <w:rPr>
          <w:rFonts w:ascii="Times New Roman" w:hAnsi="Times New Roman" w:cs="Times New Roman"/>
          <w:iCs/>
        </w:rPr>
        <w:t>ut des objectifs est définit.</w:t>
      </w:r>
    </w:p>
    <w:p w14:paraId="5641E8DE" w14:textId="47208ED4" w:rsidR="002B1874" w:rsidRPr="00083648" w:rsidRDefault="002B1874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F964D3C" w14:textId="09C0DB52" w:rsidR="00C90F85" w:rsidRPr="00F17BF7" w:rsidRDefault="0099354F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b/>
          <w:bCs/>
          <w:iCs/>
          <w:rPrChange w:id="102" w:author="Jour clement" w:date="2020-10-30T18:08:00Z">
            <w:rPr>
              <w:rFonts w:ascii="Times New Roman" w:hAnsi="Times New Roman" w:cs="Times New Roman"/>
              <w:iCs/>
            </w:rPr>
          </w:rPrChange>
        </w:rPr>
      </w:pPr>
      <w:r w:rsidRPr="00F17BF7">
        <w:rPr>
          <w:rFonts w:ascii="Times New Roman" w:hAnsi="Times New Roman" w:cs="Times New Roman"/>
          <w:b/>
          <w:bCs/>
          <w:iCs/>
          <w:rPrChange w:id="103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Story 15 : </w:t>
      </w:r>
      <w:r w:rsidR="00AB5387" w:rsidRPr="00F17BF7">
        <w:rPr>
          <w:rFonts w:ascii="Times New Roman" w:hAnsi="Times New Roman" w:cs="Times New Roman"/>
          <w:b/>
          <w:bCs/>
          <w:iCs/>
          <w:rPrChange w:id="104" w:author="Jour clement" w:date="2020-10-30T18:08:00Z">
            <w:rPr>
              <w:rFonts w:ascii="Times New Roman" w:hAnsi="Times New Roman" w:cs="Times New Roman"/>
              <w:iCs/>
            </w:rPr>
          </w:rPrChange>
        </w:rPr>
        <w:t>En tant qu’utilisateur j</w:t>
      </w:r>
      <w:r w:rsidR="00C90F85" w:rsidRPr="00F17BF7">
        <w:rPr>
          <w:rFonts w:ascii="Times New Roman" w:hAnsi="Times New Roman" w:cs="Times New Roman"/>
          <w:b/>
          <w:bCs/>
          <w:iCs/>
          <w:rPrChange w:id="105" w:author="Jour clement" w:date="2020-10-30T18:08:00Z">
            <w:rPr>
              <w:rFonts w:ascii="Times New Roman" w:hAnsi="Times New Roman" w:cs="Times New Roman"/>
              <w:iCs/>
            </w:rPr>
          </w:rPrChange>
        </w:rPr>
        <w:t>e peux personnaliser la couleur de mon thème</w:t>
      </w:r>
      <w:r w:rsidR="00AB5387" w:rsidRPr="00F17BF7">
        <w:rPr>
          <w:rFonts w:ascii="Times New Roman" w:hAnsi="Times New Roman" w:cs="Times New Roman"/>
          <w:b/>
          <w:bCs/>
          <w:iCs/>
          <w:rPrChange w:id="106" w:author="Jour clement" w:date="2020-10-30T18:08:00Z">
            <w:rPr>
              <w:rFonts w:ascii="Times New Roman" w:hAnsi="Times New Roman" w:cs="Times New Roman"/>
              <w:iCs/>
            </w:rPr>
          </w:rPrChange>
        </w:rPr>
        <w:t xml:space="preserve"> afin d’avoir une interface qui me corresponde</w:t>
      </w:r>
      <w:r w:rsidR="00C90F85" w:rsidRPr="00F17BF7">
        <w:rPr>
          <w:rFonts w:ascii="Times New Roman" w:hAnsi="Times New Roman" w:cs="Times New Roman"/>
          <w:b/>
          <w:bCs/>
          <w:iCs/>
          <w:rPrChange w:id="107" w:author="Jour clement" w:date="2020-10-30T18:08:00Z">
            <w:rPr>
              <w:rFonts w:ascii="Times New Roman" w:hAnsi="Times New Roman" w:cs="Times New Roman"/>
              <w:iCs/>
            </w:rPr>
          </w:rPrChange>
        </w:rPr>
        <w:t>.</w:t>
      </w:r>
    </w:p>
    <w:p w14:paraId="530FD559" w14:textId="77777777" w:rsidR="00ED2529" w:rsidRPr="00083648" w:rsidRDefault="00ED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</w:p>
    <w:p w14:paraId="5A7EC846" w14:textId="2B6B6457" w:rsidR="004911C9" w:rsidRPr="00083648" w:rsidRDefault="00ED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Given</w:t>
      </w:r>
      <w:proofErr w:type="spellEnd"/>
      <w:r w:rsidRPr="00083648">
        <w:rPr>
          <w:rFonts w:ascii="Times New Roman" w:hAnsi="Times New Roman" w:cs="Times New Roman"/>
          <w:iCs/>
        </w:rPr>
        <w:t xml:space="preserve"> </w:t>
      </w:r>
      <w:r w:rsidR="003F6250" w:rsidRPr="00083648">
        <w:rPr>
          <w:rFonts w:ascii="Times New Roman" w:hAnsi="Times New Roman" w:cs="Times New Roman"/>
          <w:iCs/>
        </w:rPr>
        <w:t>L’interface est composée par la couleur par défaut.</w:t>
      </w:r>
    </w:p>
    <w:p w14:paraId="734636A8" w14:textId="537278A1" w:rsidR="00ED2529" w:rsidRPr="00083648" w:rsidRDefault="00ED2529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When</w:t>
      </w:r>
      <w:proofErr w:type="spellEnd"/>
      <w:r w:rsidR="00C8391D" w:rsidRPr="00083648">
        <w:rPr>
          <w:rFonts w:ascii="Times New Roman" w:hAnsi="Times New Roman" w:cs="Times New Roman"/>
          <w:iCs/>
        </w:rPr>
        <w:t xml:space="preserve"> L’utilisateur choisit une couleur.</w:t>
      </w:r>
    </w:p>
    <w:p w14:paraId="6FB6E268" w14:textId="320893C2" w:rsidR="00CA4536" w:rsidRPr="00083648" w:rsidRDefault="00C8391D" w:rsidP="0008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iCs/>
        </w:rPr>
      </w:pPr>
      <w:proofErr w:type="spellStart"/>
      <w:r w:rsidRPr="00083648">
        <w:rPr>
          <w:rFonts w:ascii="Times New Roman" w:hAnsi="Times New Roman" w:cs="Times New Roman"/>
          <w:iCs/>
        </w:rPr>
        <w:t>Then</w:t>
      </w:r>
      <w:proofErr w:type="spellEnd"/>
      <w:r w:rsidRPr="00083648">
        <w:rPr>
          <w:rFonts w:ascii="Times New Roman" w:hAnsi="Times New Roman" w:cs="Times New Roman"/>
          <w:iCs/>
        </w:rPr>
        <w:t xml:space="preserve"> L’interfac</w:t>
      </w:r>
      <w:r w:rsidR="00E14471" w:rsidRPr="00083648">
        <w:rPr>
          <w:rFonts w:ascii="Times New Roman" w:hAnsi="Times New Roman" w:cs="Times New Roman"/>
          <w:iCs/>
        </w:rPr>
        <w:t>e</w:t>
      </w:r>
      <w:r w:rsidRPr="00083648">
        <w:rPr>
          <w:rFonts w:ascii="Times New Roman" w:hAnsi="Times New Roman" w:cs="Times New Roman"/>
          <w:iCs/>
        </w:rPr>
        <w:t xml:space="preserve"> est composée par la couleur choisit.</w:t>
      </w:r>
    </w:p>
    <w:p w14:paraId="34CEFB93" w14:textId="77777777" w:rsidR="006A23D9" w:rsidRPr="00BD6C09" w:rsidRDefault="00C57A26" w:rsidP="007D0459">
      <w:pPr>
        <w:pStyle w:val="Titre2"/>
        <w:rPr>
          <w:rFonts w:ascii="Times New Roman" w:eastAsia="Open Sans" w:hAnsi="Times New Roman" w:cs="Times New Roman"/>
        </w:rPr>
      </w:pPr>
      <w:bookmarkStart w:id="108" w:name="_Toc53998717"/>
      <w:r w:rsidRPr="00BD6C09">
        <w:rPr>
          <w:rFonts w:ascii="Times New Roman" w:hAnsi="Times New Roman" w:cs="Times New Roman"/>
        </w:rPr>
        <w:lastRenderedPageBreak/>
        <w:t>3. Solution proposée</w:t>
      </w:r>
      <w:bookmarkEnd w:id="108"/>
      <w:r w:rsidRPr="00BD6C09">
        <w:rPr>
          <w:rFonts w:ascii="Times New Roman" w:hAnsi="Times New Roman" w:cs="Times New Roman"/>
        </w:rPr>
        <w:t xml:space="preserve"> </w:t>
      </w:r>
    </w:p>
    <w:p w14:paraId="2F55E80F" w14:textId="21A9B648" w:rsidR="006A23D9" w:rsidRPr="00BD6C09" w:rsidRDefault="00C57A26" w:rsidP="009331B2">
      <w:pPr>
        <w:pStyle w:val="Titre3"/>
        <w:rPr>
          <w:rFonts w:ascii="Times New Roman" w:hAnsi="Times New Roman" w:cs="Times New Roman"/>
          <w:color w:val="FF6409"/>
          <w:sz w:val="24"/>
          <w:szCs w:val="24"/>
        </w:rPr>
      </w:pPr>
      <w:r>
        <w:br/>
      </w:r>
      <w:bookmarkStart w:id="109" w:name="_Toc53998718"/>
      <w:r w:rsidRPr="00BD6C09">
        <w:rPr>
          <w:rFonts w:ascii="Times New Roman" w:hAnsi="Times New Roman" w:cs="Times New Roman"/>
        </w:rPr>
        <w:t xml:space="preserve">3.1 </w:t>
      </w:r>
      <w:r w:rsidR="00575433" w:rsidRPr="00BD6C09">
        <w:rPr>
          <w:rFonts w:ascii="Times New Roman" w:hAnsi="Times New Roman" w:cs="Times New Roman"/>
        </w:rPr>
        <w:t>Domaine fonctionnel</w:t>
      </w:r>
      <w:bookmarkEnd w:id="109"/>
    </w:p>
    <w:p w14:paraId="58BEE898" w14:textId="77777777" w:rsidR="00F17BF7" w:rsidRDefault="00074675">
      <w:pPr>
        <w:keepNext/>
        <w:rPr>
          <w:ins w:id="110" w:author="Jour clement" w:date="2020-10-30T18:08:00Z"/>
        </w:rPr>
        <w:pPrChange w:id="111" w:author="Jour clement" w:date="2020-10-30T18:08:00Z">
          <w:pPr/>
        </w:pPrChange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E0DD6C" wp14:editId="0F9B4963">
            <wp:extent cx="6294755" cy="643255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F280" w14:textId="7058D475" w:rsidR="00F17BF7" w:rsidRDefault="00F17BF7">
      <w:pPr>
        <w:pStyle w:val="Lgende"/>
        <w:rPr>
          <w:ins w:id="112" w:author="Jour clement" w:date="2020-10-30T18:08:00Z"/>
        </w:rPr>
      </w:pPr>
      <w:ins w:id="113" w:author="Jour clement" w:date="2020-10-30T18:08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114" w:author="Jour clement" w:date="2020-10-30T18:08:00Z">
        <w:r>
          <w:rPr>
            <w:noProof/>
          </w:rPr>
          <w:t>1</w:t>
        </w:r>
        <w:r>
          <w:fldChar w:fldCharType="end"/>
        </w:r>
        <w:r>
          <w:t xml:space="preserve"> : diagramme de classe</w:t>
        </w:r>
      </w:ins>
    </w:p>
    <w:p w14:paraId="0DB4500F" w14:textId="1445E716" w:rsidR="006A23D9" w:rsidRDefault="006A23D9">
      <w:pPr>
        <w:rPr>
          <w:rFonts w:ascii="Open Sans" w:eastAsia="Open Sans" w:hAnsi="Open Sans" w:cs="Open Sans"/>
        </w:rPr>
      </w:pPr>
    </w:p>
    <w:p w14:paraId="680E44D6" w14:textId="2EFD1E65" w:rsidR="00E0137B" w:rsidRDefault="00E0137B" w:rsidP="00231BB6">
      <w:pPr>
        <w:pStyle w:val="Titre3"/>
      </w:pPr>
      <w:bookmarkStart w:id="115" w:name="_Toc53998719"/>
    </w:p>
    <w:p w14:paraId="1361E533" w14:textId="2DA29B49" w:rsidR="00E0137B" w:rsidRDefault="00E0137B" w:rsidP="00231BB6">
      <w:pPr>
        <w:pStyle w:val="Titre3"/>
      </w:pPr>
    </w:p>
    <w:p w14:paraId="522C1D7B" w14:textId="77777777" w:rsidR="00E0137B" w:rsidRPr="00E0137B" w:rsidRDefault="00E0137B" w:rsidP="00E0137B"/>
    <w:p w14:paraId="393B6F20" w14:textId="0D01A69F" w:rsidR="006A23D9" w:rsidRPr="00BD6C09" w:rsidDel="00F17BF7" w:rsidRDefault="00C57A26" w:rsidP="00231BB6">
      <w:pPr>
        <w:pStyle w:val="Titre3"/>
        <w:rPr>
          <w:del w:id="116" w:author="Jour clement" w:date="2020-10-30T18:08:00Z"/>
          <w:rFonts w:ascii="Times New Roman" w:hAnsi="Times New Roman" w:cs="Times New Roman"/>
        </w:rPr>
      </w:pPr>
      <w:r w:rsidRPr="00BD6C09">
        <w:rPr>
          <w:rFonts w:ascii="Times New Roman" w:hAnsi="Times New Roman" w:cs="Times New Roman"/>
        </w:rPr>
        <w:t>3.2 Glossaire</w:t>
      </w:r>
      <w:bookmarkEnd w:id="115"/>
      <w:r w:rsidRPr="00BD6C09">
        <w:rPr>
          <w:rFonts w:ascii="Times New Roman" w:hAnsi="Times New Roman" w:cs="Times New Roman"/>
        </w:rPr>
        <w:t xml:space="preserve"> </w:t>
      </w:r>
    </w:p>
    <w:p w14:paraId="6432515E" w14:textId="06BADA15" w:rsidR="00BA03BD" w:rsidRPr="00BD6C09" w:rsidDel="00F17BF7" w:rsidRDefault="00C57A26">
      <w:pPr>
        <w:rPr>
          <w:del w:id="117" w:author="Jour clement" w:date="2020-10-30T18:08:00Z"/>
          <w:rFonts w:ascii="Times New Roman" w:hAnsi="Times New Roman" w:cs="Times New Roman"/>
          <w:i/>
        </w:rPr>
      </w:pPr>
      <w:commentRangeStart w:id="118"/>
      <w:del w:id="119" w:author="Jour clement" w:date="2020-10-30T18:08:00Z">
        <w:r w:rsidRPr="00BD6C09" w:rsidDel="00F17BF7">
          <w:rPr>
            <w:rFonts w:ascii="Times New Roman" w:hAnsi="Times New Roman" w:cs="Times New Roman"/>
            <w:i/>
          </w:rPr>
          <w:delText>Le vocabulaire éventuel du domaine s'insère ici.</w:delText>
        </w:r>
        <w:commentRangeEnd w:id="118"/>
        <w:r w:rsidR="003372C4" w:rsidDel="00F17BF7">
          <w:rPr>
            <w:rStyle w:val="Marquedecommentaire"/>
          </w:rPr>
          <w:commentReference w:id="118"/>
        </w:r>
      </w:del>
    </w:p>
    <w:p w14:paraId="5578C00C" w14:textId="77777777" w:rsidR="00250ACB" w:rsidRPr="00BD6C09" w:rsidRDefault="00250ACB">
      <w:pPr>
        <w:pStyle w:val="Titre3"/>
        <w:pPrChange w:id="120" w:author="Jour clement" w:date="2020-10-30T18:08:00Z">
          <w:pPr/>
        </w:pPrChange>
      </w:pPr>
    </w:p>
    <w:p w14:paraId="409B6966" w14:textId="154F0128" w:rsidR="00397FF2" w:rsidRPr="00BD6C09" w:rsidRDefault="00397FF2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Application</w:t>
      </w:r>
      <w:r w:rsidRPr="00BD6C09">
        <w:rPr>
          <w:rFonts w:ascii="Times New Roman" w:hAnsi="Times New Roman" w:cs="Times New Roman"/>
          <w:iCs/>
        </w:rPr>
        <w:t> :</w:t>
      </w:r>
      <w:r w:rsidR="00D179AA" w:rsidRPr="00BD6C09">
        <w:rPr>
          <w:rFonts w:ascii="Times New Roman" w:hAnsi="Times New Roman" w:cs="Times New Roman"/>
          <w:iCs/>
        </w:rPr>
        <w:t xml:space="preserve"> programme fournissant à l’utilisateur des services spécifiques</w:t>
      </w:r>
      <w:r w:rsidR="002A1497" w:rsidRPr="00BD6C09">
        <w:rPr>
          <w:rFonts w:ascii="Times New Roman" w:hAnsi="Times New Roman" w:cs="Times New Roman"/>
          <w:iCs/>
        </w:rPr>
        <w:t>.</w:t>
      </w:r>
    </w:p>
    <w:p w14:paraId="66968669" w14:textId="7E996A58" w:rsidR="00397FF2" w:rsidRPr="00BD6C09" w:rsidDel="00817551" w:rsidRDefault="00397FF2" w:rsidP="00BA03BD">
      <w:pPr>
        <w:rPr>
          <w:del w:id="121" w:author="Jour clement" w:date="2020-10-30T18:44:00Z"/>
          <w:rFonts w:ascii="Times New Roman" w:hAnsi="Times New Roman" w:cs="Times New Roman"/>
          <w:iCs/>
        </w:rPr>
      </w:pPr>
    </w:p>
    <w:p w14:paraId="5E919B9E" w14:textId="7E8300A5" w:rsidR="00082944" w:rsidRPr="00BD6C09" w:rsidDel="00817551" w:rsidRDefault="00082944" w:rsidP="00BA03BD">
      <w:pPr>
        <w:rPr>
          <w:del w:id="122" w:author="Jour clement" w:date="2020-10-30T18:44:00Z"/>
          <w:rFonts w:ascii="Times New Roman" w:hAnsi="Times New Roman" w:cs="Times New Roman"/>
          <w:iCs/>
        </w:rPr>
      </w:pPr>
      <w:del w:id="123" w:author="Jour clement" w:date="2020-10-30T18:44:00Z">
        <w:r w:rsidRPr="00BD6C09" w:rsidDel="00817551">
          <w:rPr>
            <w:rFonts w:ascii="Times New Roman" w:hAnsi="Times New Roman" w:cs="Times New Roman"/>
            <w:b/>
            <w:bCs/>
            <w:iCs/>
          </w:rPr>
          <w:delText>Chat</w:delText>
        </w:r>
        <w:r w:rsidRPr="00BD6C09" w:rsidDel="00817551">
          <w:rPr>
            <w:rFonts w:ascii="Times New Roman" w:hAnsi="Times New Roman" w:cs="Times New Roman"/>
            <w:iCs/>
          </w:rPr>
          <w:delText> : messagerie instantanée destinée à l’échange entre deux personnes.</w:delText>
        </w:r>
      </w:del>
    </w:p>
    <w:p w14:paraId="403E84B7" w14:textId="77777777" w:rsidR="00082944" w:rsidRPr="00BD6C09" w:rsidRDefault="00082944" w:rsidP="00BA03BD">
      <w:pPr>
        <w:rPr>
          <w:rFonts w:ascii="Times New Roman" w:hAnsi="Times New Roman" w:cs="Times New Roman"/>
          <w:iCs/>
        </w:rPr>
      </w:pPr>
    </w:p>
    <w:p w14:paraId="2D59608D" w14:textId="5DC363D2" w:rsidR="00575BA8" w:rsidRPr="00BD6C09" w:rsidRDefault="00575BA8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Interface</w:t>
      </w:r>
      <w:r w:rsidRPr="00BD6C09">
        <w:rPr>
          <w:rFonts w:ascii="Times New Roman" w:hAnsi="Times New Roman" w:cs="Times New Roman"/>
          <w:iCs/>
        </w:rPr>
        <w:t xml:space="preserve"> : </w:t>
      </w:r>
      <w:r w:rsidR="004E26B5" w:rsidRPr="00BD6C09">
        <w:rPr>
          <w:rFonts w:ascii="Times New Roman" w:hAnsi="Times New Roman" w:cs="Times New Roman"/>
          <w:iCs/>
        </w:rPr>
        <w:t>Entité permettant la communication entre l’utilisateur et l’application.</w:t>
      </w:r>
    </w:p>
    <w:p w14:paraId="2BD94EAD" w14:textId="77777777" w:rsidR="00AB3765" w:rsidRPr="00BD6C09" w:rsidRDefault="00AB3765" w:rsidP="00BA03BD">
      <w:pPr>
        <w:rPr>
          <w:rFonts w:ascii="Times New Roman" w:hAnsi="Times New Roman" w:cs="Times New Roman"/>
          <w:iCs/>
        </w:rPr>
      </w:pPr>
    </w:p>
    <w:p w14:paraId="0D77989C" w14:textId="36FDC5D6" w:rsidR="00BA03BD" w:rsidRPr="00BD6C09" w:rsidRDefault="00BA03BD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Mentorat</w:t>
      </w:r>
      <w:r w:rsidRPr="00BD6C09">
        <w:rPr>
          <w:rFonts w:ascii="Times New Roman" w:hAnsi="Times New Roman" w:cs="Times New Roman"/>
          <w:iCs/>
        </w:rPr>
        <w:t xml:space="preserve"> : relation d'aide et d'apprentissage dans le but de favoriser le développement d'une personne.</w:t>
      </w:r>
    </w:p>
    <w:p w14:paraId="7659FD0C" w14:textId="77777777" w:rsidR="00BA03BD" w:rsidRPr="00BD6C09" w:rsidRDefault="00BA03BD" w:rsidP="00BA03BD">
      <w:pPr>
        <w:rPr>
          <w:rFonts w:ascii="Times New Roman" w:hAnsi="Times New Roman" w:cs="Times New Roman"/>
          <w:iCs/>
        </w:rPr>
      </w:pPr>
    </w:p>
    <w:p w14:paraId="4026548A" w14:textId="17D09B92" w:rsidR="00BA03BD" w:rsidRPr="00BD6C09" w:rsidRDefault="00BA03BD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Ment</w:t>
      </w:r>
      <w:r w:rsidR="00B94F2F" w:rsidRPr="00BD6C09">
        <w:rPr>
          <w:rFonts w:ascii="Times New Roman" w:hAnsi="Times New Roman" w:cs="Times New Roman"/>
          <w:b/>
          <w:bCs/>
          <w:iCs/>
        </w:rPr>
        <w:t>ee</w:t>
      </w:r>
      <w:r w:rsidRPr="00BD6C09">
        <w:rPr>
          <w:rFonts w:ascii="Times New Roman" w:hAnsi="Times New Roman" w:cs="Times New Roman"/>
          <w:iCs/>
        </w:rPr>
        <w:t xml:space="preserve"> : personne jumelée à un mentor qui bénéficie de l'aide de </w:t>
      </w:r>
      <w:r w:rsidR="00111B0A" w:rsidRPr="00BD6C09">
        <w:rPr>
          <w:rFonts w:ascii="Times New Roman" w:hAnsi="Times New Roman" w:cs="Times New Roman"/>
          <w:iCs/>
        </w:rPr>
        <w:t>celui-ci</w:t>
      </w:r>
      <w:r w:rsidRPr="00BD6C09">
        <w:rPr>
          <w:rFonts w:ascii="Times New Roman" w:hAnsi="Times New Roman" w:cs="Times New Roman"/>
          <w:iCs/>
        </w:rPr>
        <w:t xml:space="preserve"> pour </w:t>
      </w:r>
      <w:r w:rsidR="00111B0A" w:rsidRPr="00BD6C09">
        <w:rPr>
          <w:rFonts w:ascii="Times New Roman" w:hAnsi="Times New Roman" w:cs="Times New Roman"/>
          <w:iCs/>
        </w:rPr>
        <w:t>atteindre</w:t>
      </w:r>
      <w:r w:rsidRPr="00BD6C09">
        <w:rPr>
          <w:rFonts w:ascii="Times New Roman" w:hAnsi="Times New Roman" w:cs="Times New Roman"/>
          <w:iCs/>
        </w:rPr>
        <w:t xml:space="preserve"> ses objectifs.</w:t>
      </w:r>
    </w:p>
    <w:p w14:paraId="3E444934" w14:textId="77777777" w:rsidR="00BA03BD" w:rsidRPr="00BD6C09" w:rsidRDefault="00BA03BD" w:rsidP="00BA03BD">
      <w:pPr>
        <w:rPr>
          <w:rFonts w:ascii="Times New Roman" w:hAnsi="Times New Roman" w:cs="Times New Roman"/>
          <w:iCs/>
        </w:rPr>
      </w:pPr>
    </w:p>
    <w:p w14:paraId="198610FF" w14:textId="146C7842" w:rsidR="00BA03BD" w:rsidRPr="00BD6C09" w:rsidRDefault="00BA03BD" w:rsidP="00BA03BD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Mentor</w:t>
      </w:r>
      <w:r w:rsidRPr="00BD6C09">
        <w:rPr>
          <w:rFonts w:ascii="Times New Roman" w:hAnsi="Times New Roman" w:cs="Times New Roman"/>
          <w:iCs/>
        </w:rPr>
        <w:t xml:space="preserve"> : personne jumelée à un mentoré qui avise ce dernier pour l'aider à atteindre ses objectifs.</w:t>
      </w:r>
    </w:p>
    <w:p w14:paraId="204E4509" w14:textId="75BB2190" w:rsidR="00250ACB" w:rsidRPr="00BD6C09" w:rsidRDefault="00250ACB" w:rsidP="00BA03BD">
      <w:pPr>
        <w:rPr>
          <w:rFonts w:ascii="Times New Roman" w:hAnsi="Times New Roman" w:cs="Times New Roman"/>
          <w:iCs/>
        </w:rPr>
      </w:pPr>
    </w:p>
    <w:p w14:paraId="1DCFE629" w14:textId="3F56A0D7" w:rsidR="00BA03BD" w:rsidRPr="00BD6C09" w:rsidRDefault="00250ACB" w:rsidP="00231BB6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b/>
          <w:bCs/>
          <w:iCs/>
        </w:rPr>
        <w:t>Session</w:t>
      </w:r>
      <w:r w:rsidRPr="00BD6C09">
        <w:rPr>
          <w:rFonts w:ascii="Times New Roman" w:hAnsi="Times New Roman" w:cs="Times New Roman"/>
          <w:iCs/>
        </w:rPr>
        <w:t xml:space="preserve"> : </w:t>
      </w:r>
      <w:r w:rsidR="005B2E13" w:rsidRPr="00BD6C09">
        <w:rPr>
          <w:rFonts w:ascii="Times New Roman" w:hAnsi="Times New Roman" w:cs="Times New Roman"/>
          <w:iCs/>
        </w:rPr>
        <w:t>p</w:t>
      </w:r>
      <w:r w:rsidRPr="00BD6C09">
        <w:rPr>
          <w:rFonts w:ascii="Times New Roman" w:hAnsi="Times New Roman" w:cs="Times New Roman"/>
          <w:iCs/>
        </w:rPr>
        <w:t>ériode pendant laquelle l’échange entre mentor et mentee a lieu.</w:t>
      </w:r>
    </w:p>
    <w:p w14:paraId="2D7B033F" w14:textId="47F85B35" w:rsidR="006A23D9" w:rsidRPr="00BD6C09" w:rsidDel="00F17BF7" w:rsidRDefault="00C57A26" w:rsidP="007D0459">
      <w:pPr>
        <w:pStyle w:val="Titre3"/>
        <w:rPr>
          <w:del w:id="124" w:author="Jour clement" w:date="2020-10-30T18:08:00Z"/>
          <w:rFonts w:ascii="Times New Roman" w:hAnsi="Times New Roman" w:cs="Times New Roman"/>
        </w:rPr>
      </w:pPr>
      <w:bookmarkStart w:id="125" w:name="_Toc53998720"/>
      <w:r w:rsidRPr="00BD6C09">
        <w:rPr>
          <w:rFonts w:ascii="Times New Roman" w:hAnsi="Times New Roman" w:cs="Times New Roman"/>
        </w:rPr>
        <w:t>3.3 Spécifications techniques</w:t>
      </w:r>
      <w:bookmarkEnd w:id="125"/>
    </w:p>
    <w:p w14:paraId="63384207" w14:textId="2C7ED32C" w:rsidR="006A23D9" w:rsidRPr="00BD6C09" w:rsidDel="00F17BF7" w:rsidRDefault="00C57A26">
      <w:pPr>
        <w:rPr>
          <w:del w:id="126" w:author="Jour clement" w:date="2020-10-30T18:08:00Z"/>
          <w:rFonts w:ascii="Times New Roman" w:hAnsi="Times New Roman" w:cs="Times New Roman"/>
          <w:i/>
        </w:rPr>
      </w:pPr>
      <w:del w:id="127" w:author="Jour clement" w:date="2020-10-30T18:08:00Z">
        <w:r w:rsidRPr="00BD6C09" w:rsidDel="00F17BF7">
          <w:rPr>
            <w:rFonts w:ascii="Times New Roman" w:hAnsi="Times New Roman" w:cs="Times New Roman"/>
            <w:i/>
          </w:rPr>
          <w:delText>Expliquez les technologies et langages pouvant être utilisés comme solution.</w:delText>
        </w:r>
      </w:del>
    </w:p>
    <w:p w14:paraId="2EC5A397" w14:textId="5F9C8813" w:rsidR="00D40882" w:rsidRPr="00BD6C09" w:rsidRDefault="00D40882">
      <w:pPr>
        <w:pStyle w:val="Titre3"/>
        <w:pPrChange w:id="128" w:author="Jour clement" w:date="2020-10-30T18:08:00Z">
          <w:pPr/>
        </w:pPrChange>
      </w:pPr>
    </w:p>
    <w:p w14:paraId="131D2981" w14:textId="57747402" w:rsidR="00D40882" w:rsidRPr="00BD6C09" w:rsidRDefault="00D40882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Solution browser :</w:t>
      </w:r>
    </w:p>
    <w:p w14:paraId="765DDCDD" w14:textId="5FD25781" w:rsidR="00D40882" w:rsidRPr="00BD6C09" w:rsidRDefault="00D40882" w:rsidP="00D4088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L’interface serait décrite en HTML / CSS et certains comportements d’éléments serai</w:t>
      </w:r>
      <w:r w:rsidR="000630A6" w:rsidRPr="00BD6C09">
        <w:rPr>
          <w:rFonts w:ascii="Times New Roman" w:hAnsi="Times New Roman" w:cs="Times New Roman"/>
          <w:iCs/>
        </w:rPr>
        <w:t>en</w:t>
      </w:r>
      <w:r w:rsidRPr="00BD6C09">
        <w:rPr>
          <w:rFonts w:ascii="Times New Roman" w:hAnsi="Times New Roman" w:cs="Times New Roman"/>
          <w:iCs/>
        </w:rPr>
        <w:t>t développé en JavaScript</w:t>
      </w:r>
      <w:r w:rsidR="00674B23" w:rsidRPr="00BD6C09">
        <w:rPr>
          <w:rFonts w:ascii="Times New Roman" w:hAnsi="Times New Roman" w:cs="Times New Roman"/>
          <w:iCs/>
        </w:rPr>
        <w:t xml:space="preserve"> (</w:t>
      </w:r>
      <w:proofErr w:type="spellStart"/>
      <w:r w:rsidR="00674B23" w:rsidRPr="00BD6C09">
        <w:rPr>
          <w:rFonts w:ascii="Times New Roman" w:hAnsi="Times New Roman" w:cs="Times New Roman"/>
          <w:iCs/>
        </w:rPr>
        <w:t>React</w:t>
      </w:r>
      <w:proofErr w:type="spellEnd"/>
      <w:r w:rsidR="00674B23" w:rsidRPr="00BD6C09">
        <w:rPr>
          <w:rFonts w:ascii="Times New Roman" w:hAnsi="Times New Roman" w:cs="Times New Roman"/>
          <w:iCs/>
        </w:rPr>
        <w:t xml:space="preserve"> JS)</w:t>
      </w:r>
      <w:r w:rsidRPr="00BD6C09">
        <w:rPr>
          <w:rFonts w:ascii="Times New Roman" w:hAnsi="Times New Roman" w:cs="Times New Roman"/>
          <w:iCs/>
        </w:rPr>
        <w:t>.</w:t>
      </w:r>
    </w:p>
    <w:p w14:paraId="3A6C71AD" w14:textId="187417AF" w:rsidR="00D40882" w:rsidRPr="00BD6C09" w:rsidRDefault="00D40882" w:rsidP="00D4088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Le back serait développé en JAVA</w:t>
      </w:r>
      <w:r w:rsidR="001A7274" w:rsidRPr="00BD6C09">
        <w:rPr>
          <w:rFonts w:ascii="Times New Roman" w:hAnsi="Times New Roman" w:cs="Times New Roman"/>
          <w:iCs/>
        </w:rPr>
        <w:t xml:space="preserve"> </w:t>
      </w:r>
      <w:r w:rsidR="00674B23" w:rsidRPr="00BD6C09">
        <w:rPr>
          <w:rFonts w:ascii="Times New Roman" w:hAnsi="Times New Roman" w:cs="Times New Roman"/>
          <w:iCs/>
        </w:rPr>
        <w:t xml:space="preserve">(Spring boot) </w:t>
      </w:r>
      <w:r w:rsidR="001A7274" w:rsidRPr="00BD6C09">
        <w:rPr>
          <w:rFonts w:ascii="Times New Roman" w:hAnsi="Times New Roman" w:cs="Times New Roman"/>
          <w:iCs/>
        </w:rPr>
        <w:t>basé sur un pattern MVC</w:t>
      </w:r>
      <w:r w:rsidRPr="00BD6C09">
        <w:rPr>
          <w:rFonts w:ascii="Times New Roman" w:hAnsi="Times New Roman" w:cs="Times New Roman"/>
          <w:iCs/>
        </w:rPr>
        <w:t>.</w:t>
      </w:r>
    </w:p>
    <w:p w14:paraId="004A04F4" w14:textId="1BA5D484" w:rsidR="006A23D9" w:rsidRPr="00BD6C09" w:rsidRDefault="006A23D9">
      <w:pPr>
        <w:rPr>
          <w:rFonts w:ascii="Times New Roman" w:hAnsi="Times New Roman" w:cs="Times New Roman"/>
          <w:i/>
        </w:rPr>
      </w:pPr>
    </w:p>
    <w:p w14:paraId="68A920A3" w14:textId="512D9D20" w:rsidR="00973C2A" w:rsidRPr="00BD6C09" w:rsidRDefault="00973C2A" w:rsidP="00973C2A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Solution mobile iOS :</w:t>
      </w:r>
    </w:p>
    <w:p w14:paraId="3B55F2BE" w14:textId="660C9599" w:rsidR="00973C2A" w:rsidRPr="00BD6C09" w:rsidRDefault="00973C2A" w:rsidP="00973C2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L’interface serait décrite en HTML / CSS et certains comportements d’éléments serai</w:t>
      </w:r>
      <w:r w:rsidR="000630A6" w:rsidRPr="00BD6C09">
        <w:rPr>
          <w:rFonts w:ascii="Times New Roman" w:hAnsi="Times New Roman" w:cs="Times New Roman"/>
          <w:iCs/>
        </w:rPr>
        <w:t>en</w:t>
      </w:r>
      <w:r w:rsidRPr="00BD6C09">
        <w:rPr>
          <w:rFonts w:ascii="Times New Roman" w:hAnsi="Times New Roman" w:cs="Times New Roman"/>
          <w:iCs/>
        </w:rPr>
        <w:t>t développé en JavaScript</w:t>
      </w:r>
      <w:r w:rsidR="00674B23" w:rsidRPr="00BD6C09">
        <w:rPr>
          <w:rFonts w:ascii="Times New Roman" w:hAnsi="Times New Roman" w:cs="Times New Roman"/>
          <w:iCs/>
        </w:rPr>
        <w:t xml:space="preserve"> (</w:t>
      </w:r>
      <w:proofErr w:type="spellStart"/>
      <w:r w:rsidR="00674B23" w:rsidRPr="00BD6C09">
        <w:rPr>
          <w:rFonts w:ascii="Times New Roman" w:hAnsi="Times New Roman" w:cs="Times New Roman"/>
          <w:iCs/>
        </w:rPr>
        <w:t>React</w:t>
      </w:r>
      <w:proofErr w:type="spellEnd"/>
      <w:r w:rsidR="00674B23" w:rsidRPr="00BD6C09">
        <w:rPr>
          <w:rFonts w:ascii="Times New Roman" w:hAnsi="Times New Roman" w:cs="Times New Roman"/>
          <w:iCs/>
        </w:rPr>
        <w:t xml:space="preserve"> Native)</w:t>
      </w:r>
      <w:r w:rsidRPr="00BD6C09">
        <w:rPr>
          <w:rFonts w:ascii="Times New Roman" w:hAnsi="Times New Roman" w:cs="Times New Roman"/>
          <w:iCs/>
        </w:rPr>
        <w:t>.</w:t>
      </w:r>
    </w:p>
    <w:p w14:paraId="6B4E4195" w14:textId="4940064B" w:rsidR="00973C2A" w:rsidRPr="00BD6C09" w:rsidRDefault="00973C2A" w:rsidP="00973C2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 xml:space="preserve">Le back serait développé en </w:t>
      </w:r>
      <w:r w:rsidR="00A22016" w:rsidRPr="00BD6C09">
        <w:rPr>
          <w:rFonts w:ascii="Times New Roman" w:hAnsi="Times New Roman" w:cs="Times New Roman"/>
          <w:iCs/>
        </w:rPr>
        <w:t xml:space="preserve">Objective-c / </w:t>
      </w:r>
      <w:r w:rsidRPr="00BD6C09">
        <w:rPr>
          <w:rFonts w:ascii="Times New Roman" w:hAnsi="Times New Roman" w:cs="Times New Roman"/>
          <w:iCs/>
        </w:rPr>
        <w:t>Swift</w:t>
      </w:r>
      <w:r w:rsidR="001A7274" w:rsidRPr="00BD6C09">
        <w:rPr>
          <w:rFonts w:ascii="Times New Roman" w:hAnsi="Times New Roman" w:cs="Times New Roman"/>
          <w:iCs/>
        </w:rPr>
        <w:t xml:space="preserve"> basé sur un pattern MVC</w:t>
      </w:r>
      <w:r w:rsidRPr="00BD6C09">
        <w:rPr>
          <w:rFonts w:ascii="Times New Roman" w:hAnsi="Times New Roman" w:cs="Times New Roman"/>
          <w:iCs/>
        </w:rPr>
        <w:t>.</w:t>
      </w:r>
    </w:p>
    <w:p w14:paraId="57F6ABB0" w14:textId="77777777" w:rsidR="00973C2A" w:rsidRPr="00BD6C09" w:rsidRDefault="00973C2A" w:rsidP="00C868B9">
      <w:pPr>
        <w:pStyle w:val="Paragraphedeliste"/>
        <w:rPr>
          <w:rFonts w:ascii="Times New Roman" w:hAnsi="Times New Roman" w:cs="Times New Roman"/>
          <w:iCs/>
        </w:rPr>
      </w:pPr>
    </w:p>
    <w:p w14:paraId="4261DB01" w14:textId="2F768A4E" w:rsidR="00973C2A" w:rsidRPr="00BD6C09" w:rsidRDefault="00973C2A" w:rsidP="00973C2A">
      <w:p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 xml:space="preserve">Solution mobile </w:t>
      </w:r>
      <w:r w:rsidR="00C868B9" w:rsidRPr="00BD6C09">
        <w:rPr>
          <w:rFonts w:ascii="Times New Roman" w:hAnsi="Times New Roman" w:cs="Times New Roman"/>
          <w:iCs/>
        </w:rPr>
        <w:t>Android</w:t>
      </w:r>
      <w:r w:rsidRPr="00BD6C09">
        <w:rPr>
          <w:rFonts w:ascii="Times New Roman" w:hAnsi="Times New Roman" w:cs="Times New Roman"/>
          <w:iCs/>
        </w:rPr>
        <w:t> :</w:t>
      </w:r>
    </w:p>
    <w:p w14:paraId="3F1B969F" w14:textId="2D246876" w:rsidR="00973C2A" w:rsidRPr="00BD6C09" w:rsidRDefault="00973C2A" w:rsidP="00973C2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>L’interface serait décrite en HTML / CSS et certains comportements d’éléments serai</w:t>
      </w:r>
      <w:r w:rsidR="000630A6" w:rsidRPr="00BD6C09">
        <w:rPr>
          <w:rFonts w:ascii="Times New Roman" w:hAnsi="Times New Roman" w:cs="Times New Roman"/>
          <w:iCs/>
        </w:rPr>
        <w:t>en</w:t>
      </w:r>
      <w:r w:rsidRPr="00BD6C09">
        <w:rPr>
          <w:rFonts w:ascii="Times New Roman" w:hAnsi="Times New Roman" w:cs="Times New Roman"/>
          <w:iCs/>
        </w:rPr>
        <w:t>t développé en JavaScript</w:t>
      </w:r>
      <w:r w:rsidR="00674B23" w:rsidRPr="00BD6C09">
        <w:rPr>
          <w:rFonts w:ascii="Times New Roman" w:hAnsi="Times New Roman" w:cs="Times New Roman"/>
          <w:iCs/>
        </w:rPr>
        <w:t xml:space="preserve"> (</w:t>
      </w:r>
      <w:proofErr w:type="spellStart"/>
      <w:r w:rsidR="00674B23" w:rsidRPr="00BD6C09">
        <w:rPr>
          <w:rFonts w:ascii="Times New Roman" w:hAnsi="Times New Roman" w:cs="Times New Roman"/>
          <w:iCs/>
        </w:rPr>
        <w:t>React</w:t>
      </w:r>
      <w:proofErr w:type="spellEnd"/>
      <w:r w:rsidR="00674B23" w:rsidRPr="00BD6C09">
        <w:rPr>
          <w:rFonts w:ascii="Times New Roman" w:hAnsi="Times New Roman" w:cs="Times New Roman"/>
          <w:iCs/>
        </w:rPr>
        <w:t xml:space="preserve"> Native)</w:t>
      </w:r>
      <w:r w:rsidRPr="00BD6C09">
        <w:rPr>
          <w:rFonts w:ascii="Times New Roman" w:hAnsi="Times New Roman" w:cs="Times New Roman"/>
          <w:iCs/>
        </w:rPr>
        <w:t>.</w:t>
      </w:r>
    </w:p>
    <w:p w14:paraId="206E22C3" w14:textId="4478DB9B" w:rsidR="00973C2A" w:rsidRPr="00BD6C09" w:rsidRDefault="00973C2A" w:rsidP="00973C2A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iCs/>
        </w:rPr>
      </w:pPr>
      <w:r w:rsidRPr="00BD6C09">
        <w:rPr>
          <w:rFonts w:ascii="Times New Roman" w:hAnsi="Times New Roman" w:cs="Times New Roman"/>
          <w:iCs/>
        </w:rPr>
        <w:t xml:space="preserve">Le back serait développé en </w:t>
      </w:r>
      <w:proofErr w:type="spellStart"/>
      <w:r w:rsidR="00824F18" w:rsidRPr="00BD6C09">
        <w:rPr>
          <w:rFonts w:ascii="Times New Roman" w:hAnsi="Times New Roman" w:cs="Times New Roman"/>
          <w:iCs/>
        </w:rPr>
        <w:t>Kotlin</w:t>
      </w:r>
      <w:proofErr w:type="spellEnd"/>
      <w:r w:rsidR="00824F18" w:rsidRPr="00BD6C09">
        <w:rPr>
          <w:rFonts w:ascii="Times New Roman" w:hAnsi="Times New Roman" w:cs="Times New Roman"/>
          <w:iCs/>
        </w:rPr>
        <w:t xml:space="preserve"> / JAVA</w:t>
      </w:r>
      <w:r w:rsidR="001A7274" w:rsidRPr="00BD6C09">
        <w:rPr>
          <w:rFonts w:ascii="Times New Roman" w:hAnsi="Times New Roman" w:cs="Times New Roman"/>
          <w:iCs/>
        </w:rPr>
        <w:t xml:space="preserve"> basé sur un pattern MVC</w:t>
      </w:r>
      <w:r w:rsidRPr="00BD6C09">
        <w:rPr>
          <w:rFonts w:ascii="Times New Roman" w:hAnsi="Times New Roman" w:cs="Times New Roman"/>
          <w:iCs/>
        </w:rPr>
        <w:t>.</w:t>
      </w:r>
    </w:p>
    <w:p w14:paraId="6B8DA000" w14:textId="302CAC38" w:rsidR="002C2F21" w:rsidRPr="00BD6C09" w:rsidRDefault="002C2F21" w:rsidP="002C2F21">
      <w:pPr>
        <w:rPr>
          <w:rFonts w:ascii="Times New Roman" w:hAnsi="Times New Roman" w:cs="Times New Roman"/>
          <w:iCs/>
        </w:rPr>
      </w:pPr>
    </w:p>
    <w:p w14:paraId="3CD7ADD2" w14:textId="39342416" w:rsidR="00035A3C" w:rsidRPr="00BD6C09" w:rsidRDefault="00035A3C" w:rsidP="002C2F21">
      <w:pPr>
        <w:rPr>
          <w:rFonts w:ascii="Times New Roman" w:hAnsi="Times New Roman" w:cs="Times New Roman"/>
          <w:iCs/>
        </w:rPr>
      </w:pPr>
    </w:p>
    <w:p w14:paraId="20592ED2" w14:textId="1865E510" w:rsidR="00035A3C" w:rsidRPr="00BD6C09" w:rsidRDefault="00035A3C" w:rsidP="002C2F21">
      <w:pPr>
        <w:rPr>
          <w:rFonts w:ascii="Times New Roman" w:hAnsi="Times New Roman" w:cs="Times New Roman"/>
          <w:iCs/>
        </w:rPr>
      </w:pPr>
    </w:p>
    <w:p w14:paraId="18116830" w14:textId="6ED6B6F3" w:rsidR="00035A3C" w:rsidRPr="00BD6C09" w:rsidRDefault="00035A3C" w:rsidP="002C2F21">
      <w:pPr>
        <w:rPr>
          <w:rFonts w:ascii="Times New Roman" w:hAnsi="Times New Roman" w:cs="Times New Roman"/>
          <w:iCs/>
        </w:rPr>
      </w:pPr>
    </w:p>
    <w:p w14:paraId="3E358D5A" w14:textId="77777777" w:rsidR="00035A3C" w:rsidRPr="00BD6C09" w:rsidRDefault="00035A3C" w:rsidP="002C2F21">
      <w:pPr>
        <w:rPr>
          <w:rFonts w:ascii="Times New Roman" w:hAnsi="Times New Roman" w:cs="Times New Roman"/>
          <w:iCs/>
        </w:rPr>
      </w:pPr>
    </w:p>
    <w:p w14:paraId="058A177F" w14:textId="275FBC5B" w:rsidR="00A54E7D" w:rsidRPr="00BD6C09" w:rsidRDefault="00A54E7D" w:rsidP="002C2F21">
      <w:pPr>
        <w:rPr>
          <w:rFonts w:ascii="Times New Roman" w:hAnsi="Times New Roman" w:cs="Times New Roman"/>
          <w:iCs/>
        </w:rPr>
      </w:pPr>
    </w:p>
    <w:p w14:paraId="1EC9BE56" w14:textId="3C97A376" w:rsidR="007E55A3" w:rsidRPr="00BD6C09" w:rsidRDefault="007E55A3" w:rsidP="002C2F21">
      <w:pPr>
        <w:rPr>
          <w:rFonts w:ascii="Times New Roman" w:hAnsi="Times New Roman" w:cs="Times New Roman"/>
          <w:iCs/>
        </w:rPr>
      </w:pPr>
    </w:p>
    <w:p w14:paraId="2066C4E1" w14:textId="08113BDE" w:rsidR="007E55A3" w:rsidRDefault="007E55A3" w:rsidP="002C2F21">
      <w:pPr>
        <w:rPr>
          <w:ins w:id="129" w:author="Jour clement" w:date="2020-11-02T08:27:00Z"/>
          <w:rFonts w:ascii="Times New Roman" w:hAnsi="Times New Roman" w:cs="Times New Roman"/>
          <w:iCs/>
        </w:rPr>
      </w:pPr>
    </w:p>
    <w:p w14:paraId="18326BFF" w14:textId="77777777" w:rsidR="003703CF" w:rsidRPr="00BD6C09" w:rsidRDefault="003703CF" w:rsidP="002C2F21">
      <w:pPr>
        <w:rPr>
          <w:rFonts w:ascii="Times New Roman" w:hAnsi="Times New Roman" w:cs="Times New Roman"/>
          <w:iCs/>
        </w:rPr>
      </w:pPr>
    </w:p>
    <w:p w14:paraId="6C0F3D71" w14:textId="77777777" w:rsidR="007E55A3" w:rsidRPr="00BD6C09" w:rsidRDefault="007E55A3" w:rsidP="002C2F21">
      <w:pPr>
        <w:rPr>
          <w:rFonts w:ascii="Times New Roman" w:hAnsi="Times New Roman" w:cs="Times New Roman"/>
          <w:iCs/>
        </w:rPr>
      </w:pPr>
    </w:p>
    <w:tbl>
      <w:tblPr>
        <w:tblStyle w:val="Grilledutableau"/>
        <w:tblW w:w="9377" w:type="dxa"/>
        <w:tblLook w:val="04A0" w:firstRow="1" w:lastRow="0" w:firstColumn="1" w:lastColumn="0" w:noHBand="0" w:noVBand="1"/>
        <w:tblCaption w:val="Comparatif entre deux framework pour le développement front-end"/>
      </w:tblPr>
      <w:tblGrid>
        <w:gridCol w:w="3125"/>
        <w:gridCol w:w="3126"/>
        <w:gridCol w:w="3126"/>
      </w:tblGrid>
      <w:tr w:rsidR="00A54E7D" w:rsidRPr="00BD6C09" w14:paraId="79A9A3DB" w14:textId="77777777" w:rsidTr="00E24B6D">
        <w:trPr>
          <w:trHeight w:val="465"/>
        </w:trPr>
        <w:tc>
          <w:tcPr>
            <w:tcW w:w="3125" w:type="dxa"/>
            <w:vAlign w:val="center"/>
          </w:tcPr>
          <w:p w14:paraId="15286C17" w14:textId="62D9B1F9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lastRenderedPageBreak/>
              <w:t>Framework front-end</w:t>
            </w:r>
          </w:p>
        </w:tc>
        <w:tc>
          <w:tcPr>
            <w:tcW w:w="3126" w:type="dxa"/>
            <w:vAlign w:val="center"/>
          </w:tcPr>
          <w:p w14:paraId="4AC777EF" w14:textId="10539527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Avantages</w:t>
            </w:r>
          </w:p>
        </w:tc>
        <w:tc>
          <w:tcPr>
            <w:tcW w:w="3126" w:type="dxa"/>
            <w:vAlign w:val="center"/>
          </w:tcPr>
          <w:p w14:paraId="6150F3E6" w14:textId="5F470A6F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Désavantages</w:t>
            </w:r>
          </w:p>
        </w:tc>
      </w:tr>
      <w:tr w:rsidR="00A54E7D" w:rsidRPr="00BD6C09" w14:paraId="4BA45D5F" w14:textId="77777777" w:rsidTr="00E24B6D">
        <w:trPr>
          <w:trHeight w:val="932"/>
        </w:trPr>
        <w:tc>
          <w:tcPr>
            <w:tcW w:w="3125" w:type="dxa"/>
            <w:vAlign w:val="center"/>
          </w:tcPr>
          <w:p w14:paraId="7BFFF893" w14:textId="66210511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proofErr w:type="spellStart"/>
            <w:r w:rsidRPr="00BD6C09">
              <w:rPr>
                <w:rFonts w:ascii="Times New Roman" w:hAnsi="Times New Roman" w:cs="Times New Roman"/>
                <w:iCs/>
              </w:rPr>
              <w:t>React</w:t>
            </w:r>
            <w:proofErr w:type="spellEnd"/>
            <w:r w:rsidRPr="00BD6C09">
              <w:rPr>
                <w:rFonts w:ascii="Times New Roman" w:hAnsi="Times New Roman" w:cs="Times New Roman"/>
                <w:iCs/>
              </w:rPr>
              <w:t xml:space="preserve"> Native</w:t>
            </w:r>
          </w:p>
        </w:tc>
        <w:tc>
          <w:tcPr>
            <w:tcW w:w="3126" w:type="dxa"/>
            <w:vAlign w:val="center"/>
          </w:tcPr>
          <w:p w14:paraId="25F00E86" w14:textId="698471A4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Rapidité de développement (app mobile avec Back office Web ou API vers services tiers), grande communauté active.</w:t>
            </w:r>
          </w:p>
        </w:tc>
        <w:tc>
          <w:tcPr>
            <w:tcW w:w="3126" w:type="dxa"/>
            <w:vAlign w:val="center"/>
          </w:tcPr>
          <w:p w14:paraId="0569EC8C" w14:textId="41798D89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Légèrement plus lent que Flutter.</w:t>
            </w:r>
          </w:p>
        </w:tc>
      </w:tr>
      <w:tr w:rsidR="00A54E7D" w:rsidRPr="00BD6C09" w14:paraId="2548E97D" w14:textId="77777777" w:rsidTr="00E24B6D">
        <w:trPr>
          <w:trHeight w:val="2777"/>
        </w:trPr>
        <w:tc>
          <w:tcPr>
            <w:tcW w:w="3125" w:type="dxa"/>
            <w:vAlign w:val="center"/>
          </w:tcPr>
          <w:p w14:paraId="520257CF" w14:textId="0F2F0A2A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Flutter</w:t>
            </w:r>
          </w:p>
        </w:tc>
        <w:tc>
          <w:tcPr>
            <w:tcW w:w="3126" w:type="dxa"/>
            <w:vAlign w:val="center"/>
          </w:tcPr>
          <w:p w14:paraId="3EEF6FEC" w14:textId="62568518" w:rsidR="00A54E7D" w:rsidRPr="00BD6C09" w:rsidRDefault="00CA4536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 xml:space="preserve">Plus rapide que </w:t>
            </w:r>
            <w:proofErr w:type="spellStart"/>
            <w:r w:rsidRPr="00BD6C09">
              <w:rPr>
                <w:rFonts w:ascii="Times New Roman" w:hAnsi="Times New Roman" w:cs="Times New Roman"/>
                <w:iCs/>
              </w:rPr>
              <w:t>react</w:t>
            </w:r>
            <w:proofErr w:type="spellEnd"/>
          </w:p>
        </w:tc>
        <w:tc>
          <w:tcPr>
            <w:tcW w:w="3126" w:type="dxa"/>
            <w:vAlign w:val="center"/>
          </w:tcPr>
          <w:p w14:paraId="02A594C5" w14:textId="78E3C98F" w:rsidR="00A54E7D" w:rsidRPr="00BD6C09" w:rsidRDefault="00A54E7D" w:rsidP="00573564">
            <w:pPr>
              <w:keepNext/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 xml:space="preserve">Utilise Dart et non JavaScript (qui est un standard pour le développement web), nécessite plus d’espace que </w:t>
            </w:r>
            <w:proofErr w:type="spellStart"/>
            <w:r w:rsidRPr="00BD6C09">
              <w:rPr>
                <w:rFonts w:ascii="Times New Roman" w:hAnsi="Times New Roman" w:cs="Times New Roman"/>
                <w:iCs/>
              </w:rPr>
              <w:t>react</w:t>
            </w:r>
            <w:proofErr w:type="spellEnd"/>
            <w:r w:rsidR="00CA4536" w:rsidRPr="00BD6C09">
              <w:rPr>
                <w:rFonts w:ascii="Times New Roman" w:hAnsi="Times New Roman" w:cs="Times New Roman"/>
                <w:iCs/>
              </w:rPr>
              <w:t>, plus lent à développer.</w:t>
            </w:r>
          </w:p>
        </w:tc>
      </w:tr>
    </w:tbl>
    <w:p w14:paraId="7B93A335" w14:textId="7A3107C1" w:rsidR="00A54E7D" w:rsidRPr="00BD6C09" w:rsidRDefault="00573564" w:rsidP="00573564">
      <w:pPr>
        <w:pStyle w:val="Lgende"/>
        <w:rPr>
          <w:rFonts w:ascii="Times New Roman" w:hAnsi="Times New Roman" w:cs="Times New Roman"/>
          <w:iCs w:val="0"/>
        </w:rPr>
      </w:pPr>
      <w:r w:rsidRPr="00BD6C09">
        <w:rPr>
          <w:rFonts w:ascii="Times New Roman" w:hAnsi="Times New Roman" w:cs="Times New Roman"/>
        </w:rPr>
        <w:t xml:space="preserve">Tableau </w:t>
      </w:r>
      <w:r w:rsidR="00486641" w:rsidRPr="00BD6C09">
        <w:rPr>
          <w:rFonts w:ascii="Times New Roman" w:hAnsi="Times New Roman" w:cs="Times New Roman"/>
        </w:rPr>
        <w:fldChar w:fldCharType="begin"/>
      </w:r>
      <w:r w:rsidR="00486641" w:rsidRPr="00BD6C09">
        <w:rPr>
          <w:rFonts w:ascii="Times New Roman" w:hAnsi="Times New Roman" w:cs="Times New Roman"/>
        </w:rPr>
        <w:instrText xml:space="preserve"> SEQ Tableau \* ARABIC </w:instrText>
      </w:r>
      <w:r w:rsidR="00486641" w:rsidRPr="00BD6C09">
        <w:rPr>
          <w:rFonts w:ascii="Times New Roman" w:hAnsi="Times New Roman" w:cs="Times New Roman"/>
        </w:rPr>
        <w:fldChar w:fldCharType="separate"/>
      </w:r>
      <w:r w:rsidR="00486641" w:rsidRPr="00BD6C09">
        <w:rPr>
          <w:rFonts w:ascii="Times New Roman" w:hAnsi="Times New Roman" w:cs="Times New Roman"/>
          <w:noProof/>
        </w:rPr>
        <w:t>2</w:t>
      </w:r>
      <w:r w:rsidR="00486641" w:rsidRPr="00BD6C09">
        <w:rPr>
          <w:rFonts w:ascii="Times New Roman" w:hAnsi="Times New Roman" w:cs="Times New Roman"/>
        </w:rPr>
        <w:fldChar w:fldCharType="end"/>
      </w:r>
      <w:r w:rsidRPr="00BD6C09">
        <w:rPr>
          <w:rFonts w:ascii="Times New Roman" w:hAnsi="Times New Roman" w:cs="Times New Roman"/>
        </w:rPr>
        <w:t xml:space="preserve"> : Comparatif de framework pour le développement du front-end de l'application Mentor</w:t>
      </w:r>
      <w:r w:rsidR="00876D6F" w:rsidRPr="00BD6C09">
        <w:rPr>
          <w:rFonts w:ascii="Times New Roman" w:hAnsi="Times New Roman" w:cs="Times New Roman"/>
        </w:rPr>
        <w:t>i</w:t>
      </w:r>
      <w:r w:rsidRPr="00BD6C09">
        <w:rPr>
          <w:rFonts w:ascii="Times New Roman" w:hAnsi="Times New Roman" w:cs="Times New Roman"/>
        </w:rPr>
        <w:t>fy</w:t>
      </w:r>
    </w:p>
    <w:p w14:paraId="1EFA0C0C" w14:textId="77777777" w:rsidR="00A54E7D" w:rsidRPr="00BD6C09" w:rsidRDefault="00A54E7D" w:rsidP="002C2F21">
      <w:pPr>
        <w:rPr>
          <w:rFonts w:ascii="Times New Roman" w:hAnsi="Times New Roman" w:cs="Times New Roman"/>
          <w:iCs/>
        </w:rPr>
      </w:pPr>
    </w:p>
    <w:p w14:paraId="71A9D28F" w14:textId="1AFF99EC" w:rsidR="00A54E7D" w:rsidRPr="00BD6C09" w:rsidRDefault="00A54E7D" w:rsidP="002C2F21">
      <w:pPr>
        <w:rPr>
          <w:rFonts w:ascii="Times New Roman" w:hAnsi="Times New Roman" w:cs="Times New Roman"/>
          <w:iCs/>
        </w:rPr>
      </w:pPr>
    </w:p>
    <w:p w14:paraId="5AC0A60F" w14:textId="77777777" w:rsidR="00A54E7D" w:rsidRPr="00BD6C09" w:rsidRDefault="00A54E7D" w:rsidP="002C2F21">
      <w:pPr>
        <w:rPr>
          <w:rFonts w:ascii="Times New Roman" w:hAnsi="Times New Roman" w:cs="Times New Roman"/>
          <w:i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1"/>
      </w:tblGrid>
      <w:tr w:rsidR="00A54E7D" w:rsidRPr="00BD6C09" w14:paraId="216EBFB0" w14:textId="77777777" w:rsidTr="00A54E7D">
        <w:trPr>
          <w:trHeight w:val="152"/>
        </w:trPr>
        <w:tc>
          <w:tcPr>
            <w:tcW w:w="3131" w:type="dxa"/>
            <w:vAlign w:val="center"/>
          </w:tcPr>
          <w:p w14:paraId="58061DFE" w14:textId="479662A0" w:rsidR="00A54E7D" w:rsidRPr="00BD6C09" w:rsidRDefault="00A54E7D" w:rsidP="002C2F21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Framework back-end</w:t>
            </w:r>
          </w:p>
        </w:tc>
        <w:tc>
          <w:tcPr>
            <w:tcW w:w="3131" w:type="dxa"/>
            <w:vAlign w:val="center"/>
          </w:tcPr>
          <w:p w14:paraId="7DB96C84" w14:textId="63F508BC" w:rsidR="00A54E7D" w:rsidRPr="00BD6C09" w:rsidRDefault="00A54E7D" w:rsidP="002C2F21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Avantages</w:t>
            </w:r>
          </w:p>
        </w:tc>
        <w:tc>
          <w:tcPr>
            <w:tcW w:w="3131" w:type="dxa"/>
          </w:tcPr>
          <w:p w14:paraId="4D84FC96" w14:textId="560EF913" w:rsidR="00A54E7D" w:rsidRPr="00BD6C09" w:rsidRDefault="00A54E7D" w:rsidP="002C2F21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Désavantages</w:t>
            </w:r>
          </w:p>
        </w:tc>
      </w:tr>
      <w:tr w:rsidR="00A54E7D" w:rsidRPr="00BD6C09" w14:paraId="13E57811" w14:textId="77777777" w:rsidTr="00A54E7D">
        <w:trPr>
          <w:trHeight w:val="1284"/>
        </w:trPr>
        <w:tc>
          <w:tcPr>
            <w:tcW w:w="3131" w:type="dxa"/>
            <w:vAlign w:val="center"/>
          </w:tcPr>
          <w:p w14:paraId="30BC8A7F" w14:textId="57EDED90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Spring</w:t>
            </w:r>
          </w:p>
        </w:tc>
        <w:tc>
          <w:tcPr>
            <w:tcW w:w="3131" w:type="dxa"/>
            <w:vAlign w:val="center"/>
          </w:tcPr>
          <w:p w14:paraId="4C19EF85" w14:textId="277C7FF3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Framework complet et modulaire</w:t>
            </w:r>
            <w:r w:rsidR="00035A3C" w:rsidRPr="00BD6C09">
              <w:rPr>
                <w:rFonts w:ascii="Times New Roman" w:hAnsi="Times New Roman" w:cs="Times New Roman"/>
                <w:iCs/>
              </w:rPr>
              <w:t>.</w:t>
            </w:r>
          </w:p>
        </w:tc>
        <w:tc>
          <w:tcPr>
            <w:tcW w:w="3131" w:type="dxa"/>
            <w:vAlign w:val="center"/>
          </w:tcPr>
          <w:p w14:paraId="1A06A2CD" w14:textId="30FFE535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Utilisation de JDBC template pour communiquer avec la base de données</w:t>
            </w:r>
          </w:p>
        </w:tc>
      </w:tr>
      <w:tr w:rsidR="00A54E7D" w:rsidRPr="00BD6C09" w14:paraId="09C34FB4" w14:textId="77777777" w:rsidTr="00A54E7D">
        <w:trPr>
          <w:trHeight w:val="1354"/>
        </w:trPr>
        <w:tc>
          <w:tcPr>
            <w:tcW w:w="3131" w:type="dxa"/>
            <w:vAlign w:val="center"/>
          </w:tcPr>
          <w:p w14:paraId="653BE1FD" w14:textId="0B2E9E66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Hibernate</w:t>
            </w:r>
          </w:p>
        </w:tc>
        <w:tc>
          <w:tcPr>
            <w:tcW w:w="3131" w:type="dxa"/>
            <w:vAlign w:val="center"/>
          </w:tcPr>
          <w:p w14:paraId="4559A17E" w14:textId="680EFD30" w:rsidR="00A54E7D" w:rsidRPr="00BD6C09" w:rsidRDefault="00A54E7D" w:rsidP="00A54E7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Framework spécialisé dans la récupération de données à partir d’une base de données.</w:t>
            </w:r>
          </w:p>
        </w:tc>
        <w:tc>
          <w:tcPr>
            <w:tcW w:w="3131" w:type="dxa"/>
            <w:vAlign w:val="center"/>
          </w:tcPr>
          <w:p w14:paraId="1A953EE9" w14:textId="0D19D6FF" w:rsidR="00A54E7D" w:rsidRPr="00BD6C09" w:rsidRDefault="00A54E7D" w:rsidP="00D802F9">
            <w:pPr>
              <w:keepNext/>
              <w:jc w:val="center"/>
              <w:rPr>
                <w:rFonts w:ascii="Times New Roman" w:hAnsi="Times New Roman" w:cs="Times New Roman"/>
                <w:iCs/>
              </w:rPr>
            </w:pPr>
            <w:r w:rsidRPr="00BD6C09">
              <w:rPr>
                <w:rFonts w:ascii="Times New Roman" w:hAnsi="Times New Roman" w:cs="Times New Roman"/>
                <w:iCs/>
              </w:rPr>
              <w:t>Pas de modules disponibles pour le framework.</w:t>
            </w:r>
          </w:p>
        </w:tc>
      </w:tr>
    </w:tbl>
    <w:p w14:paraId="5CA9C689" w14:textId="21DDCCDA" w:rsidR="00523B20" w:rsidRPr="00BD6C09" w:rsidRDefault="00D802F9" w:rsidP="00BD6C09">
      <w:pPr>
        <w:pStyle w:val="Lgende"/>
        <w:rPr>
          <w:rFonts w:ascii="Times New Roman" w:hAnsi="Times New Roman" w:cs="Times New Roman"/>
          <w:iCs w:val="0"/>
        </w:rPr>
      </w:pPr>
      <w:r w:rsidRPr="00BD6C09">
        <w:rPr>
          <w:rFonts w:ascii="Times New Roman" w:hAnsi="Times New Roman" w:cs="Times New Roman"/>
        </w:rPr>
        <w:t xml:space="preserve">Tableau </w:t>
      </w:r>
      <w:r w:rsidR="00486641" w:rsidRPr="00BD6C09">
        <w:rPr>
          <w:rFonts w:ascii="Times New Roman" w:hAnsi="Times New Roman" w:cs="Times New Roman"/>
        </w:rPr>
        <w:fldChar w:fldCharType="begin"/>
      </w:r>
      <w:r w:rsidR="00486641" w:rsidRPr="00BD6C09">
        <w:rPr>
          <w:rFonts w:ascii="Times New Roman" w:hAnsi="Times New Roman" w:cs="Times New Roman"/>
        </w:rPr>
        <w:instrText xml:space="preserve"> SEQ Tableau \* ARABIC </w:instrText>
      </w:r>
      <w:r w:rsidR="00486641" w:rsidRPr="00BD6C09">
        <w:rPr>
          <w:rFonts w:ascii="Times New Roman" w:hAnsi="Times New Roman" w:cs="Times New Roman"/>
        </w:rPr>
        <w:fldChar w:fldCharType="separate"/>
      </w:r>
      <w:r w:rsidR="00486641" w:rsidRPr="00BD6C09">
        <w:rPr>
          <w:rFonts w:ascii="Times New Roman" w:hAnsi="Times New Roman" w:cs="Times New Roman"/>
          <w:noProof/>
        </w:rPr>
        <w:t>3</w:t>
      </w:r>
      <w:r w:rsidR="00486641" w:rsidRPr="00BD6C09">
        <w:rPr>
          <w:rFonts w:ascii="Times New Roman" w:hAnsi="Times New Roman" w:cs="Times New Roman"/>
        </w:rPr>
        <w:fldChar w:fldCharType="end"/>
      </w:r>
      <w:r w:rsidRPr="00BD6C09">
        <w:rPr>
          <w:rFonts w:ascii="Times New Roman" w:hAnsi="Times New Roman" w:cs="Times New Roman"/>
        </w:rPr>
        <w:t xml:space="preserve"> : Comparatif de framework pour le développement du back-end de l'applic</w:t>
      </w:r>
      <w:r w:rsidRPr="00BD6C09">
        <w:rPr>
          <w:rFonts w:ascii="Times New Roman" w:hAnsi="Times New Roman" w:cs="Times New Roman"/>
          <w:noProof/>
        </w:rPr>
        <w:t>ation Mentorif</w:t>
      </w:r>
      <w:bookmarkStart w:id="130" w:name="_Toc53998721"/>
      <w:r w:rsidR="00BD6C09">
        <w:rPr>
          <w:rFonts w:ascii="Times New Roman" w:hAnsi="Times New Roman" w:cs="Times New Roman"/>
          <w:noProof/>
        </w:rPr>
        <w:t>y.</w:t>
      </w:r>
    </w:p>
    <w:p w14:paraId="20176ABC" w14:textId="06745BE7" w:rsidR="0071770D" w:rsidRPr="00BD6C09" w:rsidRDefault="00C57A26" w:rsidP="00A3789B">
      <w:pPr>
        <w:pStyle w:val="Titre3"/>
        <w:rPr>
          <w:rFonts w:ascii="Times New Roman" w:hAnsi="Times New Roman" w:cs="Times New Roman"/>
        </w:rPr>
      </w:pPr>
      <w:r w:rsidRPr="00BD6C09">
        <w:rPr>
          <w:rFonts w:ascii="Times New Roman" w:hAnsi="Times New Roman" w:cs="Times New Roman"/>
        </w:rPr>
        <w:lastRenderedPageBreak/>
        <w:t>3.4 Wireframes</w:t>
      </w:r>
      <w:bookmarkEnd w:id="130"/>
      <w:r w:rsidRPr="00BD6C09">
        <w:rPr>
          <w:rFonts w:ascii="Times New Roman" w:hAnsi="Times New Roman" w:cs="Times New Roman"/>
        </w:rPr>
        <w:t xml:space="preserve"> </w:t>
      </w:r>
    </w:p>
    <w:p w14:paraId="6DACDDAC" w14:textId="7AAB0ACA" w:rsidR="0071770D" w:rsidRPr="00F65DFA" w:rsidRDefault="00A3789B" w:rsidP="00F65DFA">
      <w:pPr>
        <w:rPr>
          <w:sz w:val="24"/>
          <w:szCs w:val="24"/>
        </w:rPr>
      </w:pPr>
      <w:r>
        <w:rPr>
          <w:sz w:val="24"/>
          <w:szCs w:val="24"/>
        </w:rPr>
        <w:t>Création d’un compte.</w:t>
      </w:r>
      <w:r w:rsidR="0071770D" w:rsidRPr="00A3789B">
        <w:rPr>
          <w:iCs/>
          <w:noProof/>
        </w:rPr>
        <w:drawing>
          <wp:anchor distT="0" distB="0" distL="114300" distR="114300" simplePos="0" relativeHeight="251660288" behindDoc="0" locked="0" layoutInCell="1" allowOverlap="1" wp14:anchorId="14F19E4B" wp14:editId="795E30AF">
            <wp:simplePos x="0" y="0"/>
            <wp:positionH relativeFrom="page">
              <wp:align>center</wp:align>
            </wp:positionH>
            <wp:positionV relativeFrom="paragraph">
              <wp:posOffset>4154855</wp:posOffset>
            </wp:positionV>
            <wp:extent cx="6294120" cy="3538855"/>
            <wp:effectExtent l="0" t="0" r="0" b="444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70D" w:rsidRPr="00A3789B">
        <w:rPr>
          <w:iCs/>
          <w:noProof/>
        </w:rPr>
        <w:drawing>
          <wp:anchor distT="0" distB="0" distL="114300" distR="114300" simplePos="0" relativeHeight="251659264" behindDoc="0" locked="0" layoutInCell="1" allowOverlap="1" wp14:anchorId="699FF404" wp14:editId="60338F42">
            <wp:simplePos x="0" y="0"/>
            <wp:positionH relativeFrom="page">
              <wp:align>center</wp:align>
            </wp:positionH>
            <wp:positionV relativeFrom="paragraph">
              <wp:posOffset>409369</wp:posOffset>
            </wp:positionV>
            <wp:extent cx="6294120" cy="3538855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70D" w:rsidRPr="00A3789B">
        <w:rPr>
          <w:iCs/>
        </w:rPr>
        <w:br w:type="page"/>
      </w:r>
    </w:p>
    <w:p w14:paraId="765722F8" w14:textId="560D06C5" w:rsidR="00C51E58" w:rsidRDefault="00C51E58" w:rsidP="0054712C">
      <w:pPr>
        <w:rPr>
          <w:sz w:val="24"/>
          <w:szCs w:val="24"/>
        </w:rPr>
      </w:pPr>
      <w:r w:rsidRPr="0054712C">
        <w:rPr>
          <w:sz w:val="24"/>
          <w:szCs w:val="24"/>
        </w:rPr>
        <w:lastRenderedPageBreak/>
        <w:t>Se connecter.</w:t>
      </w:r>
    </w:p>
    <w:p w14:paraId="134BA213" w14:textId="4CC9A336" w:rsidR="0054712C" w:rsidRPr="0054712C" w:rsidRDefault="0054712C" w:rsidP="0054712C">
      <w:pPr>
        <w:rPr>
          <w:sz w:val="24"/>
          <w:szCs w:val="24"/>
        </w:rPr>
      </w:pPr>
      <w:r w:rsidRPr="0054712C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05090D" wp14:editId="71E18EC2">
            <wp:simplePos x="0" y="0"/>
            <wp:positionH relativeFrom="page">
              <wp:posOffset>780136</wp:posOffset>
            </wp:positionH>
            <wp:positionV relativeFrom="paragraph">
              <wp:posOffset>169037</wp:posOffset>
            </wp:positionV>
            <wp:extent cx="6299835" cy="3538855"/>
            <wp:effectExtent l="0" t="0" r="5715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6AF3" w14:textId="77777777" w:rsidR="0054712C" w:rsidRDefault="0054712C" w:rsidP="00150272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CCC1583" w14:textId="66DE3225" w:rsidR="00150272" w:rsidRPr="00150272" w:rsidRDefault="00150272" w:rsidP="00150272">
      <w:pPr>
        <w:rPr>
          <w:sz w:val="32"/>
          <w:szCs w:val="32"/>
        </w:rPr>
      </w:pPr>
    </w:p>
    <w:p w14:paraId="2455056B" w14:textId="6817B8CE" w:rsidR="00150272" w:rsidRPr="00150272" w:rsidRDefault="00150272" w:rsidP="00150272">
      <w:pPr>
        <w:rPr>
          <w:sz w:val="32"/>
          <w:szCs w:val="32"/>
        </w:rPr>
      </w:pPr>
    </w:p>
    <w:p w14:paraId="444822ED" w14:textId="54373A1D" w:rsidR="00150272" w:rsidRPr="00150272" w:rsidRDefault="00150272" w:rsidP="00150272">
      <w:pPr>
        <w:tabs>
          <w:tab w:val="left" w:pos="4470"/>
        </w:tabs>
        <w:rPr>
          <w:sz w:val="32"/>
          <w:szCs w:val="32"/>
        </w:rPr>
      </w:pPr>
    </w:p>
    <w:p w14:paraId="7DA5A55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F82622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E4BFF41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258E0494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7CD83F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B9C6D5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38375E4F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37CD947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0C7336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6C107D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15758CFE" w14:textId="77F6E14C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52E0D2E" w14:textId="77777777" w:rsidR="009057A1" w:rsidRDefault="009057A1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A3A5E1E" w14:textId="16C16CBF" w:rsidR="001D6854" w:rsidRPr="00093A73" w:rsidRDefault="001D6854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093A73">
        <w:rPr>
          <w:iCs/>
          <w:sz w:val="24"/>
          <w:szCs w:val="24"/>
        </w:rPr>
        <w:lastRenderedPageBreak/>
        <w:t>Spécifier ses attentes (statut, rythme, compétences) en termes de mentorat.</w:t>
      </w:r>
    </w:p>
    <w:p w14:paraId="0B70AEFF" w14:textId="2D038062" w:rsidR="00150272" w:rsidRPr="00093A73" w:rsidRDefault="00093A73" w:rsidP="00150272">
      <w:pPr>
        <w:tabs>
          <w:tab w:val="left" w:pos="7537"/>
        </w:tabs>
      </w:pPr>
      <w:r>
        <w:t>1 - Sélection dans un premier temps du statut voulu</w:t>
      </w:r>
    </w:p>
    <w:p w14:paraId="097167C1" w14:textId="499B2A4C" w:rsidR="00150272" w:rsidRPr="00150272" w:rsidRDefault="001D6854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90AC9A4" wp14:editId="3929A376">
            <wp:simplePos x="0" y="0"/>
            <wp:positionH relativeFrom="page">
              <wp:posOffset>709955</wp:posOffset>
            </wp:positionH>
            <wp:positionV relativeFrom="paragraph">
              <wp:posOffset>264804</wp:posOffset>
            </wp:positionV>
            <wp:extent cx="6294120" cy="355092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7D7680" w14:textId="77777777" w:rsidR="00093A73" w:rsidRDefault="00093A73" w:rsidP="00150272"/>
    <w:p w14:paraId="22A657E4" w14:textId="26B6C0E3" w:rsidR="00150272" w:rsidRPr="00150272" w:rsidRDefault="00093A73" w:rsidP="00150272">
      <w:pPr>
        <w:rPr>
          <w:sz w:val="32"/>
          <w:szCs w:val="32"/>
        </w:rPr>
      </w:pPr>
      <w:r>
        <w:t>2 – Sélection du rythme et de la durée de son engagement</w:t>
      </w:r>
    </w:p>
    <w:p w14:paraId="60664347" w14:textId="4C12837B" w:rsidR="001D6854" w:rsidRDefault="009057A1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ECBD018" wp14:editId="67F9EB8A">
            <wp:simplePos x="0" y="0"/>
            <wp:positionH relativeFrom="page">
              <wp:posOffset>761241</wp:posOffset>
            </wp:positionH>
            <wp:positionV relativeFrom="paragraph">
              <wp:posOffset>240739</wp:posOffset>
            </wp:positionV>
            <wp:extent cx="6294120" cy="3538855"/>
            <wp:effectExtent l="0" t="0" r="0" b="444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67987" w14:textId="77777777" w:rsidR="00093A73" w:rsidRDefault="00093A73" w:rsidP="00150272"/>
    <w:p w14:paraId="1758507F" w14:textId="77777777" w:rsidR="009057A1" w:rsidRDefault="009057A1" w:rsidP="00150272"/>
    <w:p w14:paraId="625E3D02" w14:textId="4B50BCAD" w:rsidR="009057A1" w:rsidRDefault="009057A1" w:rsidP="00150272"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DF5D45E" wp14:editId="410F031A">
            <wp:simplePos x="0" y="0"/>
            <wp:positionH relativeFrom="page">
              <wp:posOffset>764358</wp:posOffset>
            </wp:positionH>
            <wp:positionV relativeFrom="paragraph">
              <wp:posOffset>250207</wp:posOffset>
            </wp:positionV>
            <wp:extent cx="6294120" cy="355092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6055B" w14:textId="77777777" w:rsidR="009057A1" w:rsidRDefault="009057A1" w:rsidP="00150272"/>
    <w:p w14:paraId="545BEB62" w14:textId="0F999AB0" w:rsidR="00F80CB4" w:rsidRPr="00093A73" w:rsidRDefault="00093A73" w:rsidP="00150272">
      <w:r w:rsidRPr="00093A73">
        <w:t>3 – Signature et validation du contrat généré à partir du choix de l’utilisateur.</w:t>
      </w:r>
    </w:p>
    <w:p w14:paraId="7B1BA652" w14:textId="12D01DFE" w:rsidR="00F80CB4" w:rsidRDefault="009057A1">
      <w:pPr>
        <w:rPr>
          <w:sz w:val="32"/>
          <w:szCs w:val="32"/>
        </w:rPr>
      </w:pPr>
      <w:r w:rsidRPr="00093A73">
        <w:rPr>
          <w:noProof/>
        </w:rPr>
        <w:drawing>
          <wp:anchor distT="0" distB="0" distL="114300" distR="114300" simplePos="0" relativeHeight="251709440" behindDoc="0" locked="0" layoutInCell="1" allowOverlap="1" wp14:anchorId="4077C4E4" wp14:editId="45EF3F44">
            <wp:simplePos x="0" y="0"/>
            <wp:positionH relativeFrom="column">
              <wp:posOffset>-145349</wp:posOffset>
            </wp:positionH>
            <wp:positionV relativeFrom="paragraph">
              <wp:posOffset>255353</wp:posOffset>
            </wp:positionV>
            <wp:extent cx="6299835" cy="3552190"/>
            <wp:effectExtent l="0" t="0" r="5715" b="0"/>
            <wp:wrapTopAndBottom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CB4">
        <w:rPr>
          <w:sz w:val="32"/>
          <w:szCs w:val="32"/>
        </w:rPr>
        <w:br w:type="page"/>
      </w:r>
    </w:p>
    <w:p w14:paraId="38175DED" w14:textId="2A3019B4" w:rsidR="00150272" w:rsidRPr="00093A73" w:rsidRDefault="001D6854" w:rsidP="00150272">
      <w:pPr>
        <w:rPr>
          <w:sz w:val="24"/>
          <w:szCs w:val="24"/>
        </w:rPr>
      </w:pPr>
      <w:r w:rsidRPr="00093A7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6E6B5B2" wp14:editId="6D9FD6D6">
            <wp:simplePos x="0" y="0"/>
            <wp:positionH relativeFrom="margin">
              <wp:posOffset>-249631</wp:posOffset>
            </wp:positionH>
            <wp:positionV relativeFrom="paragraph">
              <wp:posOffset>356870</wp:posOffset>
            </wp:positionV>
            <wp:extent cx="6294120" cy="355092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3A73" w:rsidRPr="00093A73">
        <w:rPr>
          <w:sz w:val="24"/>
          <w:szCs w:val="24"/>
        </w:rPr>
        <w:t>4 – Sélection du domaine sur lequel porte le mentorat</w:t>
      </w:r>
      <w:r w:rsidRPr="00093A73">
        <w:rPr>
          <w:sz w:val="24"/>
          <w:szCs w:val="24"/>
        </w:rPr>
        <w:br w:type="page"/>
      </w:r>
    </w:p>
    <w:p w14:paraId="5CDA089F" w14:textId="5EA3BC52" w:rsidR="00B04810" w:rsidRPr="00093A73" w:rsidRDefault="00F65DFA" w:rsidP="00B04810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E0ADF4C" wp14:editId="722A92A4">
            <wp:simplePos x="0" y="0"/>
            <wp:positionH relativeFrom="column">
              <wp:posOffset>-344360</wp:posOffset>
            </wp:positionH>
            <wp:positionV relativeFrom="paragraph">
              <wp:posOffset>319133</wp:posOffset>
            </wp:positionV>
            <wp:extent cx="6294120" cy="355092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093A73">
        <w:rPr>
          <w:iCs/>
          <w:sz w:val="24"/>
          <w:szCs w:val="24"/>
        </w:rPr>
        <w:t>Consulter les sessions planifiées.</w:t>
      </w:r>
    </w:p>
    <w:p w14:paraId="56C55488" w14:textId="2472AEAC" w:rsidR="00150272" w:rsidRPr="00150272" w:rsidRDefault="00150272" w:rsidP="00150272">
      <w:pPr>
        <w:rPr>
          <w:sz w:val="32"/>
          <w:szCs w:val="32"/>
        </w:rPr>
      </w:pPr>
    </w:p>
    <w:p w14:paraId="612E21F0" w14:textId="671309F9" w:rsidR="00150272" w:rsidRPr="00150272" w:rsidRDefault="00150272" w:rsidP="00150272">
      <w:pPr>
        <w:rPr>
          <w:sz w:val="32"/>
          <w:szCs w:val="32"/>
        </w:rPr>
      </w:pPr>
    </w:p>
    <w:p w14:paraId="103AEAC1" w14:textId="202ADF00" w:rsidR="00DF03B6" w:rsidRDefault="00F65DFA" w:rsidP="00150272">
      <w:pPr>
        <w:rPr>
          <w:sz w:val="24"/>
          <w:szCs w:val="24"/>
        </w:rPr>
      </w:pPr>
      <w:r w:rsidRPr="00DF03B6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661D872" wp14:editId="165D6A9A">
            <wp:simplePos x="0" y="0"/>
            <wp:positionH relativeFrom="page">
              <wp:align>center</wp:align>
            </wp:positionH>
            <wp:positionV relativeFrom="paragraph">
              <wp:posOffset>276275</wp:posOffset>
            </wp:positionV>
            <wp:extent cx="6294120" cy="355092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DF03B6">
        <w:rPr>
          <w:sz w:val="24"/>
          <w:szCs w:val="24"/>
        </w:rPr>
        <w:t>Rejoindre la session de mentorat</w:t>
      </w:r>
    </w:p>
    <w:p w14:paraId="3AB990DA" w14:textId="6D70EC6C" w:rsidR="00F65DFA" w:rsidRPr="00F65DFA" w:rsidRDefault="00F65DFA" w:rsidP="00150272">
      <w:pPr>
        <w:rPr>
          <w:sz w:val="24"/>
          <w:szCs w:val="24"/>
        </w:rPr>
      </w:pPr>
    </w:p>
    <w:p w14:paraId="339F1535" w14:textId="5E2E846C" w:rsidR="00B04810" w:rsidRPr="00F65DFA" w:rsidRDefault="00B04810" w:rsidP="00F65DFA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33066">
        <w:rPr>
          <w:iCs/>
          <w:sz w:val="24"/>
          <w:szCs w:val="24"/>
        </w:rPr>
        <w:lastRenderedPageBreak/>
        <w:t>Contacter le mentor / mentoré par message.</w:t>
      </w:r>
      <w:r w:rsidR="00DD27C6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8B95625" wp14:editId="3CEFAA48">
            <wp:simplePos x="0" y="0"/>
            <wp:positionH relativeFrom="column">
              <wp:posOffset>-189865</wp:posOffset>
            </wp:positionH>
            <wp:positionV relativeFrom="paragraph">
              <wp:posOffset>235766</wp:posOffset>
            </wp:positionV>
            <wp:extent cx="6294120" cy="355092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49BC3" w14:textId="3EF86F2B" w:rsidR="00DD27C6" w:rsidRPr="00DD27C6" w:rsidRDefault="00DD27C6" w:rsidP="00DD27C6">
      <w:pPr>
        <w:rPr>
          <w:sz w:val="32"/>
          <w:szCs w:val="32"/>
        </w:rPr>
      </w:pPr>
    </w:p>
    <w:p w14:paraId="5BCD8A9A" w14:textId="3C370F1D" w:rsidR="00DD27C6" w:rsidRDefault="00DD27C6" w:rsidP="00DD27C6">
      <w:pPr>
        <w:tabs>
          <w:tab w:val="left" w:pos="24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88C534C" w14:textId="39F58262" w:rsidR="00EB4E02" w:rsidRPr="00F65DFA" w:rsidRDefault="00DD27C6" w:rsidP="00DD27C6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EB4E02">
        <w:rPr>
          <w:iCs/>
          <w:sz w:val="24"/>
          <w:szCs w:val="24"/>
        </w:rPr>
        <w:t>Contacter le mentor / mentoré par téléphone.</w:t>
      </w:r>
      <w:r w:rsidR="00EB4E02" w:rsidRPr="005C156B">
        <w:rPr>
          <w:noProof/>
        </w:rPr>
        <w:drawing>
          <wp:anchor distT="0" distB="0" distL="114300" distR="114300" simplePos="0" relativeHeight="251669504" behindDoc="0" locked="0" layoutInCell="1" allowOverlap="1" wp14:anchorId="7C130BAD" wp14:editId="06F4FB23">
            <wp:simplePos x="0" y="0"/>
            <wp:positionH relativeFrom="page">
              <wp:posOffset>850138</wp:posOffset>
            </wp:positionH>
            <wp:positionV relativeFrom="paragraph">
              <wp:posOffset>286207</wp:posOffset>
            </wp:positionV>
            <wp:extent cx="6294120" cy="355092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38DE1" w14:textId="77777777" w:rsidR="009F35DB" w:rsidRDefault="009F35DB" w:rsidP="00DD27C6">
      <w:pPr>
        <w:pBdr>
          <w:top w:val="nil"/>
          <w:left w:val="nil"/>
          <w:bottom w:val="nil"/>
          <w:right w:val="nil"/>
          <w:between w:val="nil"/>
        </w:pBdr>
        <w:rPr>
          <w:noProof/>
          <w:sz w:val="24"/>
          <w:szCs w:val="24"/>
        </w:rPr>
      </w:pPr>
    </w:p>
    <w:p w14:paraId="3596D7D7" w14:textId="77777777" w:rsidR="009F35DB" w:rsidRDefault="009F35DB" w:rsidP="00DD27C6">
      <w:pPr>
        <w:pBdr>
          <w:top w:val="nil"/>
          <w:left w:val="nil"/>
          <w:bottom w:val="nil"/>
          <w:right w:val="nil"/>
          <w:between w:val="nil"/>
        </w:pBdr>
        <w:rPr>
          <w:noProof/>
          <w:sz w:val="24"/>
          <w:szCs w:val="24"/>
        </w:rPr>
      </w:pPr>
    </w:p>
    <w:p w14:paraId="4CB7F9EC" w14:textId="5701BC2A" w:rsidR="00DD27C6" w:rsidRPr="005C156B" w:rsidRDefault="00145588" w:rsidP="00DD27C6">
      <w:pPr>
        <w:pBdr>
          <w:top w:val="nil"/>
          <w:left w:val="nil"/>
          <w:bottom w:val="nil"/>
          <w:right w:val="nil"/>
          <w:between w:val="nil"/>
        </w:pBdr>
        <w:rPr>
          <w:noProof/>
          <w:sz w:val="24"/>
          <w:szCs w:val="24"/>
        </w:rPr>
      </w:pPr>
      <w:r w:rsidRPr="005C156B">
        <w:rPr>
          <w:noProof/>
          <w:sz w:val="24"/>
          <w:szCs w:val="24"/>
        </w:rPr>
        <w:lastRenderedPageBreak/>
        <w:t>Planifier des sessions de mentorat</w:t>
      </w:r>
    </w:p>
    <w:p w14:paraId="11221A3E" w14:textId="66420017" w:rsidR="005C156B" w:rsidRPr="005C156B" w:rsidRDefault="005C156B" w:rsidP="00DD27C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5C156B">
        <w:rPr>
          <w:noProof/>
        </w:rPr>
        <w:drawing>
          <wp:anchor distT="0" distB="0" distL="114300" distR="114300" simplePos="0" relativeHeight="251670528" behindDoc="0" locked="0" layoutInCell="1" allowOverlap="1" wp14:anchorId="7D391538" wp14:editId="6B05A8FE">
            <wp:simplePos x="0" y="0"/>
            <wp:positionH relativeFrom="page">
              <wp:align>center</wp:align>
            </wp:positionH>
            <wp:positionV relativeFrom="paragraph">
              <wp:posOffset>510083</wp:posOffset>
            </wp:positionV>
            <wp:extent cx="6294120" cy="355092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156B">
        <w:rPr>
          <w:iCs/>
        </w:rPr>
        <w:t>1 – Sélection de la date et de l’heure de rendez-vous.</w:t>
      </w:r>
    </w:p>
    <w:p w14:paraId="19697880" w14:textId="560C7E52" w:rsidR="00DD27C6" w:rsidRPr="00DD27C6" w:rsidRDefault="00DD27C6" w:rsidP="00DD27C6">
      <w:pPr>
        <w:rPr>
          <w:sz w:val="32"/>
          <w:szCs w:val="32"/>
        </w:rPr>
      </w:pPr>
    </w:p>
    <w:p w14:paraId="0B353641" w14:textId="4BEA1DC8" w:rsidR="00DD27C6" w:rsidRPr="00DD27C6" w:rsidRDefault="00DD27C6" w:rsidP="00DD27C6">
      <w:pPr>
        <w:rPr>
          <w:sz w:val="32"/>
          <w:szCs w:val="32"/>
        </w:rPr>
      </w:pPr>
    </w:p>
    <w:p w14:paraId="0AD665AF" w14:textId="15821103" w:rsidR="00DD27C6" w:rsidRPr="00DD27C6" w:rsidRDefault="00D672B6" w:rsidP="00DD27C6">
      <w:pPr>
        <w:rPr>
          <w:sz w:val="32"/>
          <w:szCs w:val="32"/>
        </w:rPr>
      </w:pPr>
      <w:r w:rsidRPr="00D672B6">
        <w:rPr>
          <w:noProof/>
        </w:rPr>
        <w:drawing>
          <wp:anchor distT="0" distB="0" distL="114300" distR="114300" simplePos="0" relativeHeight="251671552" behindDoc="0" locked="0" layoutInCell="1" allowOverlap="1" wp14:anchorId="7A38145A" wp14:editId="4522B52D">
            <wp:simplePos x="0" y="0"/>
            <wp:positionH relativeFrom="page">
              <wp:posOffset>809064</wp:posOffset>
            </wp:positionH>
            <wp:positionV relativeFrom="paragraph">
              <wp:posOffset>343271</wp:posOffset>
            </wp:positionV>
            <wp:extent cx="6294120" cy="3538855"/>
            <wp:effectExtent l="0" t="0" r="0" b="444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156B" w:rsidRPr="00D672B6">
        <w:t xml:space="preserve">2 </w:t>
      </w:r>
      <w:r w:rsidR="005C156B">
        <w:rPr>
          <w:sz w:val="32"/>
          <w:szCs w:val="32"/>
        </w:rPr>
        <w:t xml:space="preserve">– </w:t>
      </w:r>
      <w:r w:rsidR="005C156B">
        <w:rPr>
          <w:iCs/>
        </w:rPr>
        <w:t>Renseignement du contact ainsi que des sujets abordés et des objectifs à atteindre</w:t>
      </w:r>
      <w:r w:rsidR="005C156B" w:rsidRPr="005C156B">
        <w:rPr>
          <w:iCs/>
        </w:rPr>
        <w:t>.</w:t>
      </w:r>
    </w:p>
    <w:p w14:paraId="74060C12" w14:textId="420A0582" w:rsidR="00D672B6" w:rsidRPr="00D672B6" w:rsidRDefault="00D672B6" w:rsidP="00D672B6">
      <w:pPr>
        <w:rPr>
          <w:sz w:val="24"/>
          <w:szCs w:val="24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13536" behindDoc="0" locked="0" layoutInCell="1" allowOverlap="1" wp14:anchorId="6E635F9A" wp14:editId="7031CD97">
            <wp:simplePos x="0" y="0"/>
            <wp:positionH relativeFrom="page">
              <wp:posOffset>693107</wp:posOffset>
            </wp:positionH>
            <wp:positionV relativeFrom="paragraph">
              <wp:posOffset>324279</wp:posOffset>
            </wp:positionV>
            <wp:extent cx="6294120" cy="3550920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72B6">
        <w:rPr>
          <w:sz w:val="24"/>
          <w:szCs w:val="24"/>
        </w:rPr>
        <w:t>3 – Vue récapitulative de la session</w:t>
      </w:r>
    </w:p>
    <w:p w14:paraId="68636692" w14:textId="675E8C1F" w:rsidR="00DD27C6" w:rsidRPr="00DD27C6" w:rsidRDefault="00DD27C6" w:rsidP="00DD27C6">
      <w:pPr>
        <w:rPr>
          <w:sz w:val="32"/>
          <w:szCs w:val="32"/>
        </w:rPr>
      </w:pPr>
    </w:p>
    <w:p w14:paraId="12174206" w14:textId="32F42A7D" w:rsidR="00DD27C6" w:rsidRPr="00DD27C6" w:rsidRDefault="00DD27C6" w:rsidP="00DD27C6">
      <w:pPr>
        <w:rPr>
          <w:sz w:val="32"/>
          <w:szCs w:val="32"/>
        </w:rPr>
      </w:pPr>
    </w:p>
    <w:p w14:paraId="12F73820" w14:textId="02C15347" w:rsidR="00DD27C6" w:rsidRPr="00DD27C6" w:rsidRDefault="00DD27C6" w:rsidP="00DD27C6">
      <w:pPr>
        <w:rPr>
          <w:sz w:val="32"/>
          <w:szCs w:val="32"/>
        </w:rPr>
      </w:pPr>
    </w:p>
    <w:p w14:paraId="3DCC432C" w14:textId="1DFE52F9" w:rsidR="00DD27C6" w:rsidRPr="00DD27C6" w:rsidRDefault="00DD27C6" w:rsidP="00DD27C6">
      <w:pPr>
        <w:rPr>
          <w:sz w:val="32"/>
          <w:szCs w:val="32"/>
        </w:rPr>
      </w:pPr>
    </w:p>
    <w:p w14:paraId="23D178B7" w14:textId="7D0FC974" w:rsidR="00DD27C6" w:rsidRDefault="00DD27C6" w:rsidP="00DD27C6">
      <w:pPr>
        <w:rPr>
          <w:sz w:val="32"/>
          <w:szCs w:val="32"/>
        </w:rPr>
      </w:pPr>
    </w:p>
    <w:p w14:paraId="3A32032C" w14:textId="0EC104A7" w:rsidR="00682791" w:rsidRDefault="00682791" w:rsidP="00682791">
      <w:pPr>
        <w:rPr>
          <w:sz w:val="32"/>
          <w:szCs w:val="32"/>
        </w:rPr>
      </w:pPr>
    </w:p>
    <w:p w14:paraId="1E0845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6C83290A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333B1222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5A2B23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7DFC7F8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834D862" w14:textId="6C01B611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756F46A" wp14:editId="19669084">
            <wp:simplePos x="0" y="0"/>
            <wp:positionH relativeFrom="page">
              <wp:posOffset>657481</wp:posOffset>
            </wp:positionH>
            <wp:positionV relativeFrom="paragraph">
              <wp:posOffset>388851</wp:posOffset>
            </wp:positionV>
            <wp:extent cx="6294120" cy="35509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791" w:rsidRPr="00D672B6">
        <w:rPr>
          <w:iCs/>
          <w:sz w:val="24"/>
          <w:szCs w:val="24"/>
        </w:rPr>
        <w:t>Ecrire un compte rendu de session / Indiquer si les objectifs sont atteints.</w:t>
      </w:r>
    </w:p>
    <w:p w14:paraId="24FACBEA" w14:textId="3D687949" w:rsidR="00C637B9" w:rsidRPr="00C637B9" w:rsidRDefault="00C637B9" w:rsidP="00C637B9">
      <w:pPr>
        <w:rPr>
          <w:sz w:val="40"/>
          <w:szCs w:val="40"/>
        </w:rPr>
      </w:pPr>
    </w:p>
    <w:p w14:paraId="4940BE30" w14:textId="4B76DCCA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i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46D6970" wp14:editId="3A9B8984">
            <wp:simplePos x="0" y="0"/>
            <wp:positionH relativeFrom="column">
              <wp:posOffset>-259789</wp:posOffset>
            </wp:positionH>
            <wp:positionV relativeFrom="paragraph">
              <wp:posOffset>332996</wp:posOffset>
            </wp:positionV>
            <wp:extent cx="6294120" cy="355092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>Mesurer l’efficacité de la relation de mentorat.</w:t>
      </w:r>
    </w:p>
    <w:p w14:paraId="5421060A" w14:textId="77777777" w:rsid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1915446E" w14:textId="76FF9841" w:rsidR="00C637B9" w:rsidRPr="00C637B9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D67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0" locked="0" layoutInCell="1" allowOverlap="1" wp14:anchorId="79B06115" wp14:editId="4680F285">
            <wp:simplePos x="0" y="0"/>
            <wp:positionH relativeFrom="page">
              <wp:align>center</wp:align>
            </wp:positionH>
            <wp:positionV relativeFrom="paragraph">
              <wp:posOffset>382378</wp:posOffset>
            </wp:positionV>
            <wp:extent cx="6294120" cy="3538855"/>
            <wp:effectExtent l="0" t="0" r="0" b="444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>Accéder au compte rendu des sessions passées.</w:t>
      </w:r>
    </w:p>
    <w:p w14:paraId="3CBDEB27" w14:textId="59F77AD5" w:rsidR="00C637B9" w:rsidRPr="00C637B9" w:rsidRDefault="00C637B9" w:rsidP="00C637B9">
      <w:pPr>
        <w:rPr>
          <w:sz w:val="40"/>
          <w:szCs w:val="40"/>
        </w:rPr>
      </w:pPr>
    </w:p>
    <w:p w14:paraId="43185686" w14:textId="1EF096BF" w:rsidR="00C637B9" w:rsidRPr="00D672B6" w:rsidRDefault="00D672B6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503D3DE" wp14:editId="720DB901">
            <wp:simplePos x="0" y="0"/>
            <wp:positionH relativeFrom="page">
              <wp:posOffset>699267</wp:posOffset>
            </wp:positionH>
            <wp:positionV relativeFrom="paragraph">
              <wp:posOffset>275829</wp:posOffset>
            </wp:positionV>
            <wp:extent cx="6299835" cy="3556000"/>
            <wp:effectExtent l="0" t="0" r="5715" b="635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7B9" w:rsidRPr="00D672B6">
        <w:rPr>
          <w:iCs/>
          <w:sz w:val="24"/>
          <w:szCs w:val="24"/>
        </w:rPr>
        <w:t xml:space="preserve">Accéder </w:t>
      </w:r>
      <w:r w:rsidR="00755AC8" w:rsidRPr="00D672B6">
        <w:rPr>
          <w:iCs/>
          <w:sz w:val="24"/>
          <w:szCs w:val="24"/>
        </w:rPr>
        <w:t>aux comptes rendus</w:t>
      </w:r>
      <w:r w:rsidR="00C637B9" w:rsidRPr="00D672B6">
        <w:rPr>
          <w:iCs/>
          <w:sz w:val="24"/>
          <w:szCs w:val="24"/>
        </w:rPr>
        <w:t xml:space="preserve"> oraux.</w:t>
      </w:r>
    </w:p>
    <w:p w14:paraId="182AB887" w14:textId="77777777" w:rsidR="00D672B6" w:rsidRDefault="00D672B6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241E55E1" w14:textId="77777777" w:rsidR="00D672B6" w:rsidRDefault="00D672B6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73CA83F1" w14:textId="39F5C1F3" w:rsidR="00F25DCE" w:rsidRPr="00D672B6" w:rsidRDefault="00F25DCE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D672B6">
        <w:rPr>
          <w:iCs/>
          <w:sz w:val="24"/>
          <w:szCs w:val="24"/>
        </w:rPr>
        <w:lastRenderedPageBreak/>
        <w:t>Personnaliser son interface.</w:t>
      </w:r>
    </w:p>
    <w:p w14:paraId="11C5EF5F" w14:textId="2DFFD0F6" w:rsidR="00C637B9" w:rsidRPr="00C637B9" w:rsidRDefault="00F25DCE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23A418B1" wp14:editId="25EFA310">
            <wp:simplePos x="0" y="0"/>
            <wp:positionH relativeFrom="column">
              <wp:posOffset>-336884</wp:posOffset>
            </wp:positionH>
            <wp:positionV relativeFrom="paragraph">
              <wp:posOffset>333040</wp:posOffset>
            </wp:positionV>
            <wp:extent cx="6280785" cy="3537585"/>
            <wp:effectExtent l="0" t="0" r="5715" b="571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00B29" w14:textId="5EDF333A" w:rsidR="00C637B9" w:rsidRPr="00C637B9" w:rsidRDefault="00C637B9" w:rsidP="00C637B9">
      <w:pPr>
        <w:rPr>
          <w:sz w:val="40"/>
          <w:szCs w:val="40"/>
        </w:rPr>
      </w:pPr>
    </w:p>
    <w:p w14:paraId="524634CA" w14:textId="5CF04070" w:rsidR="00C637B9" w:rsidRPr="00C637B9" w:rsidRDefault="00C637B9" w:rsidP="00C637B9">
      <w:pPr>
        <w:rPr>
          <w:sz w:val="40"/>
          <w:szCs w:val="40"/>
        </w:rPr>
      </w:pPr>
    </w:p>
    <w:p w14:paraId="1BA29EF3" w14:textId="7A04AA32" w:rsidR="00C637B9" w:rsidRPr="00C637B9" w:rsidRDefault="00C637B9" w:rsidP="00C637B9">
      <w:pPr>
        <w:rPr>
          <w:sz w:val="40"/>
          <w:szCs w:val="40"/>
        </w:rPr>
      </w:pPr>
    </w:p>
    <w:p w14:paraId="69BA53C0" w14:textId="2C2BCB89" w:rsidR="00C637B9" w:rsidRPr="00C637B9" w:rsidRDefault="00C637B9" w:rsidP="00C637B9">
      <w:pPr>
        <w:rPr>
          <w:sz w:val="40"/>
          <w:szCs w:val="40"/>
        </w:rPr>
      </w:pPr>
    </w:p>
    <w:p w14:paraId="272C17FE" w14:textId="52B25EBD" w:rsidR="00C637B9" w:rsidRPr="00C637B9" w:rsidRDefault="00C637B9" w:rsidP="00C637B9">
      <w:pPr>
        <w:rPr>
          <w:sz w:val="40"/>
          <w:szCs w:val="40"/>
        </w:rPr>
      </w:pPr>
    </w:p>
    <w:p w14:paraId="024FC1F0" w14:textId="48CFB754" w:rsidR="00C637B9" w:rsidRPr="00C637B9" w:rsidRDefault="00C637B9" w:rsidP="00C637B9">
      <w:pPr>
        <w:rPr>
          <w:sz w:val="40"/>
          <w:szCs w:val="40"/>
        </w:rPr>
      </w:pPr>
    </w:p>
    <w:p w14:paraId="63B8F2A0" w14:textId="4C300F84" w:rsidR="00C815FB" w:rsidRDefault="00C815FB" w:rsidP="00C637B9">
      <w:pPr>
        <w:rPr>
          <w:sz w:val="40"/>
          <w:szCs w:val="40"/>
        </w:rPr>
      </w:pPr>
    </w:p>
    <w:p w14:paraId="630BCC7A" w14:textId="622D5357" w:rsidR="00423269" w:rsidRDefault="00C815F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2AB96BA" w14:textId="042C9FB2" w:rsidR="00423269" w:rsidRPr="009057A1" w:rsidRDefault="00423269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Créer un compte.</w:t>
      </w:r>
    </w:p>
    <w:p w14:paraId="12CF8A51" w14:textId="55696A77" w:rsidR="00423269" w:rsidRDefault="004232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3F920854" wp14:editId="7437CE6E">
            <wp:simplePos x="0" y="0"/>
            <wp:positionH relativeFrom="column">
              <wp:posOffset>3109842</wp:posOffset>
            </wp:positionH>
            <wp:positionV relativeFrom="paragraph">
              <wp:posOffset>450537</wp:posOffset>
            </wp:positionV>
            <wp:extent cx="2702560" cy="5814060"/>
            <wp:effectExtent l="0" t="0" r="254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49B9EA45" wp14:editId="74EE1D75">
            <wp:simplePos x="0" y="0"/>
            <wp:positionH relativeFrom="column">
              <wp:posOffset>-41237</wp:posOffset>
            </wp:positionH>
            <wp:positionV relativeFrom="paragraph">
              <wp:posOffset>450547</wp:posOffset>
            </wp:positionV>
            <wp:extent cx="2688590" cy="5814060"/>
            <wp:effectExtent l="0" t="0" r="0" b="0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p w14:paraId="6F6C58F9" w14:textId="2531CB6B" w:rsidR="00423269" w:rsidRDefault="00423269">
      <w:pPr>
        <w:rPr>
          <w:sz w:val="40"/>
          <w:szCs w:val="40"/>
        </w:rPr>
      </w:pPr>
    </w:p>
    <w:p w14:paraId="0321F699" w14:textId="4E33D3E6" w:rsidR="0013646A" w:rsidRPr="009057A1" w:rsidRDefault="00A67F36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01DE727" wp14:editId="59F6CAC9">
            <wp:simplePos x="0" y="0"/>
            <wp:positionH relativeFrom="page">
              <wp:posOffset>2209459</wp:posOffset>
            </wp:positionH>
            <wp:positionV relativeFrom="paragraph">
              <wp:posOffset>1137834</wp:posOffset>
            </wp:positionV>
            <wp:extent cx="2702560" cy="5814060"/>
            <wp:effectExtent l="0" t="0" r="2540" b="0"/>
            <wp:wrapTopAndBottom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269" w:rsidRPr="009057A1">
        <w:rPr>
          <w:sz w:val="24"/>
          <w:szCs w:val="24"/>
        </w:rPr>
        <w:t>Se connecter</w:t>
      </w:r>
      <w:r w:rsidR="00423269" w:rsidRPr="009057A1">
        <w:rPr>
          <w:sz w:val="24"/>
          <w:szCs w:val="24"/>
        </w:rPr>
        <w:br w:type="page"/>
      </w:r>
    </w:p>
    <w:p w14:paraId="182BC7F8" w14:textId="2903EEA8" w:rsidR="0013646A" w:rsidRPr="009057A1" w:rsidRDefault="0013646A" w:rsidP="0013646A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Spécifier ses attentes (statut, rythme, compétences) en termes de mentorat.</w:t>
      </w:r>
    </w:p>
    <w:p w14:paraId="3554FAF1" w14:textId="434BBE29" w:rsidR="0013646A" w:rsidRDefault="007A07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00224" behindDoc="1" locked="0" layoutInCell="1" allowOverlap="1" wp14:anchorId="1877B091" wp14:editId="709DCF76">
            <wp:simplePos x="0" y="0"/>
            <wp:positionH relativeFrom="column">
              <wp:posOffset>2900680</wp:posOffset>
            </wp:positionH>
            <wp:positionV relativeFrom="paragraph">
              <wp:posOffset>934085</wp:posOffset>
            </wp:positionV>
            <wp:extent cx="2711450" cy="5848985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74F1CDBF" wp14:editId="67A8BEF0">
            <wp:simplePos x="0" y="0"/>
            <wp:positionH relativeFrom="column">
              <wp:posOffset>62252</wp:posOffset>
            </wp:positionH>
            <wp:positionV relativeFrom="paragraph">
              <wp:posOffset>904240</wp:posOffset>
            </wp:positionV>
            <wp:extent cx="2715895" cy="5827395"/>
            <wp:effectExtent l="0" t="0" r="8255" b="190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46A">
        <w:rPr>
          <w:sz w:val="40"/>
          <w:szCs w:val="40"/>
        </w:rPr>
        <w:br w:type="page"/>
      </w:r>
    </w:p>
    <w:p w14:paraId="4DF9678D" w14:textId="0C3203E4" w:rsidR="00C815FB" w:rsidRPr="009057A1" w:rsidRDefault="00F80CB4" w:rsidP="0013646A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75CBFB38" wp14:editId="37FA7F1E">
            <wp:simplePos x="0" y="0"/>
            <wp:positionH relativeFrom="column">
              <wp:posOffset>3028416</wp:posOffset>
            </wp:positionH>
            <wp:positionV relativeFrom="paragraph">
              <wp:posOffset>195453</wp:posOffset>
            </wp:positionV>
            <wp:extent cx="2686050" cy="5819775"/>
            <wp:effectExtent l="0" t="0" r="0" b="9525"/>
            <wp:wrapTopAndBottom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7A1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529E2CC" wp14:editId="39841A08">
            <wp:simplePos x="0" y="0"/>
            <wp:positionH relativeFrom="column">
              <wp:posOffset>-80468</wp:posOffset>
            </wp:positionH>
            <wp:positionV relativeFrom="paragraph">
              <wp:posOffset>193040</wp:posOffset>
            </wp:positionV>
            <wp:extent cx="2695575" cy="5810250"/>
            <wp:effectExtent l="0" t="0" r="9525" b="0"/>
            <wp:wrapTopAndBottom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6A" w:rsidRPr="009057A1">
        <w:rPr>
          <w:sz w:val="24"/>
          <w:szCs w:val="24"/>
        </w:rPr>
        <w:br w:type="page"/>
      </w:r>
      <w:r w:rsidR="00C815FB" w:rsidRPr="009057A1">
        <w:rPr>
          <w:iCs/>
          <w:sz w:val="24"/>
          <w:szCs w:val="24"/>
        </w:rPr>
        <w:lastRenderedPageBreak/>
        <w:t>Consulter les sessions planifiées.</w:t>
      </w:r>
    </w:p>
    <w:p w14:paraId="7E8B9715" w14:textId="1188DB47" w:rsidR="00C637B9" w:rsidRDefault="00C815FB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482E4C40" wp14:editId="4F4A984F">
            <wp:simplePos x="0" y="0"/>
            <wp:positionH relativeFrom="page">
              <wp:posOffset>2535118</wp:posOffset>
            </wp:positionH>
            <wp:positionV relativeFrom="paragraph">
              <wp:posOffset>811167</wp:posOffset>
            </wp:positionV>
            <wp:extent cx="2695575" cy="5819140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0E2F9" w14:textId="1C203C6E" w:rsidR="00C815FB" w:rsidRPr="00C815FB" w:rsidRDefault="00C815FB" w:rsidP="00C815FB">
      <w:pPr>
        <w:rPr>
          <w:sz w:val="40"/>
          <w:szCs w:val="40"/>
        </w:rPr>
      </w:pPr>
    </w:p>
    <w:p w14:paraId="1BBB16DD" w14:textId="7368DA06" w:rsidR="00C815FB" w:rsidRPr="00C815FB" w:rsidRDefault="00C815FB" w:rsidP="00C815FB">
      <w:pPr>
        <w:rPr>
          <w:sz w:val="40"/>
          <w:szCs w:val="40"/>
        </w:rPr>
      </w:pPr>
    </w:p>
    <w:p w14:paraId="18810BCC" w14:textId="29AE4F14" w:rsidR="00C815FB" w:rsidRPr="00C815FB" w:rsidRDefault="00C815FB" w:rsidP="00C815FB">
      <w:pPr>
        <w:rPr>
          <w:sz w:val="40"/>
          <w:szCs w:val="40"/>
        </w:rPr>
      </w:pPr>
    </w:p>
    <w:p w14:paraId="1F1C6E10" w14:textId="6BCE62E0" w:rsidR="00C815FB" w:rsidRDefault="00C815FB" w:rsidP="00C815FB">
      <w:pPr>
        <w:rPr>
          <w:sz w:val="40"/>
          <w:szCs w:val="40"/>
        </w:rPr>
      </w:pPr>
    </w:p>
    <w:p w14:paraId="67B40DC1" w14:textId="2CF6CDA9" w:rsidR="00447B84" w:rsidRDefault="00447B84" w:rsidP="00C815FB">
      <w:pPr>
        <w:rPr>
          <w:sz w:val="40"/>
          <w:szCs w:val="40"/>
        </w:rPr>
      </w:pPr>
    </w:p>
    <w:p w14:paraId="133C8AAA" w14:textId="77777777" w:rsidR="009057A1" w:rsidRPr="00C815FB" w:rsidRDefault="009057A1" w:rsidP="00C815FB">
      <w:pPr>
        <w:rPr>
          <w:sz w:val="40"/>
          <w:szCs w:val="40"/>
        </w:rPr>
      </w:pPr>
    </w:p>
    <w:p w14:paraId="10468C29" w14:textId="5BD24061" w:rsidR="009F32F2" w:rsidRPr="009057A1" w:rsidRDefault="009F32F2" w:rsidP="009F32F2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Rejoindre la session de mentorat</w:t>
      </w:r>
      <w:r w:rsidR="005217E2" w:rsidRPr="009057A1">
        <w:rPr>
          <w:sz w:val="24"/>
          <w:szCs w:val="24"/>
        </w:rPr>
        <w:t>.</w:t>
      </w:r>
    </w:p>
    <w:p w14:paraId="29879EEB" w14:textId="18CF8073" w:rsidR="00C815FB" w:rsidRPr="00C815FB" w:rsidRDefault="009F32F2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054D132B" wp14:editId="2080C406">
            <wp:simplePos x="0" y="0"/>
            <wp:positionH relativeFrom="page">
              <wp:align>center</wp:align>
            </wp:positionH>
            <wp:positionV relativeFrom="paragraph">
              <wp:posOffset>542290</wp:posOffset>
            </wp:positionV>
            <wp:extent cx="2695575" cy="5819775"/>
            <wp:effectExtent l="0" t="0" r="9525" b="952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032C6" w14:textId="242C44AA" w:rsidR="00C815FB" w:rsidRPr="00C815FB" w:rsidRDefault="00C815FB" w:rsidP="00C815FB">
      <w:pPr>
        <w:rPr>
          <w:sz w:val="40"/>
          <w:szCs w:val="40"/>
        </w:rPr>
      </w:pPr>
    </w:p>
    <w:p w14:paraId="69F8A8F1" w14:textId="03762276" w:rsidR="00C815FB" w:rsidRPr="00C815FB" w:rsidRDefault="00C815FB" w:rsidP="00C815FB">
      <w:pPr>
        <w:rPr>
          <w:sz w:val="40"/>
          <w:szCs w:val="40"/>
        </w:rPr>
      </w:pPr>
    </w:p>
    <w:p w14:paraId="6614B479" w14:textId="435C7B38" w:rsidR="00C815FB" w:rsidRPr="00C815FB" w:rsidRDefault="00C815FB" w:rsidP="00C815FB">
      <w:pPr>
        <w:rPr>
          <w:sz w:val="40"/>
          <w:szCs w:val="40"/>
        </w:rPr>
      </w:pPr>
    </w:p>
    <w:p w14:paraId="4DEFF773" w14:textId="09F4C408" w:rsidR="00C815FB" w:rsidRPr="00C815FB" w:rsidRDefault="00C815FB" w:rsidP="00C815FB">
      <w:pPr>
        <w:rPr>
          <w:sz w:val="40"/>
          <w:szCs w:val="40"/>
        </w:rPr>
      </w:pPr>
    </w:p>
    <w:p w14:paraId="0E1124CD" w14:textId="42BD814C" w:rsidR="00C815FB" w:rsidRPr="00C815FB" w:rsidRDefault="00C815FB" w:rsidP="00C815FB">
      <w:pPr>
        <w:rPr>
          <w:sz w:val="40"/>
          <w:szCs w:val="40"/>
        </w:rPr>
      </w:pPr>
    </w:p>
    <w:p w14:paraId="4E007BDD" w14:textId="77777777" w:rsidR="009057A1" w:rsidRDefault="009057A1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2D7DF13" w14:textId="71BF2BCE" w:rsidR="008D2F9D" w:rsidRPr="009057A1" w:rsidRDefault="008D2F9D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Contacter le mentor / mentoré par message.</w:t>
      </w:r>
    </w:p>
    <w:p w14:paraId="7B161C9E" w14:textId="180F650E" w:rsidR="00C815FB" w:rsidRPr="00C815FB" w:rsidRDefault="00C815FB" w:rsidP="00C815FB">
      <w:pPr>
        <w:rPr>
          <w:sz w:val="40"/>
          <w:szCs w:val="40"/>
        </w:rPr>
      </w:pPr>
    </w:p>
    <w:p w14:paraId="447D3712" w14:textId="21A48176" w:rsidR="00C815FB" w:rsidRPr="00C815FB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1760F19F" wp14:editId="6B405CC0">
            <wp:simplePos x="0" y="0"/>
            <wp:positionH relativeFrom="column">
              <wp:posOffset>1460665</wp:posOffset>
            </wp:positionH>
            <wp:positionV relativeFrom="paragraph">
              <wp:posOffset>444047</wp:posOffset>
            </wp:positionV>
            <wp:extent cx="2695575" cy="5807075"/>
            <wp:effectExtent l="0" t="0" r="9525" b="3175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2FB2E" w14:textId="0A0DCFA5" w:rsidR="00C815FB" w:rsidRPr="00C815FB" w:rsidRDefault="00C815FB" w:rsidP="00C815FB">
      <w:pPr>
        <w:rPr>
          <w:sz w:val="40"/>
          <w:szCs w:val="40"/>
        </w:rPr>
      </w:pPr>
    </w:p>
    <w:p w14:paraId="0032A954" w14:textId="3296BDFA" w:rsidR="00C815FB" w:rsidRPr="00C815FB" w:rsidRDefault="00C815FB" w:rsidP="00C815FB">
      <w:pPr>
        <w:rPr>
          <w:sz w:val="40"/>
          <w:szCs w:val="40"/>
        </w:rPr>
      </w:pPr>
    </w:p>
    <w:p w14:paraId="5C02FE15" w14:textId="79DA40D2" w:rsidR="00C815FB" w:rsidRPr="00C815FB" w:rsidRDefault="00C815FB" w:rsidP="00C815FB">
      <w:pPr>
        <w:rPr>
          <w:sz w:val="40"/>
          <w:szCs w:val="40"/>
        </w:rPr>
      </w:pPr>
    </w:p>
    <w:p w14:paraId="44F5A649" w14:textId="1EF90AE0" w:rsidR="00C815FB" w:rsidRPr="00C815FB" w:rsidRDefault="00C815FB" w:rsidP="00C815FB">
      <w:pPr>
        <w:rPr>
          <w:sz w:val="40"/>
          <w:szCs w:val="40"/>
        </w:rPr>
      </w:pPr>
    </w:p>
    <w:p w14:paraId="5322EA5F" w14:textId="7D8624C9" w:rsidR="00C815FB" w:rsidRPr="00C815FB" w:rsidRDefault="00C815FB" w:rsidP="00C815FB">
      <w:pPr>
        <w:rPr>
          <w:sz w:val="40"/>
          <w:szCs w:val="40"/>
        </w:rPr>
      </w:pPr>
    </w:p>
    <w:p w14:paraId="7A7C0704" w14:textId="0F439A02" w:rsidR="00C815FB" w:rsidRPr="009057A1" w:rsidRDefault="00B5472F" w:rsidP="00C815FB">
      <w:pPr>
        <w:rPr>
          <w:sz w:val="24"/>
          <w:szCs w:val="24"/>
        </w:rPr>
      </w:pPr>
      <w:r w:rsidRPr="009057A1">
        <w:rPr>
          <w:sz w:val="24"/>
          <w:szCs w:val="24"/>
        </w:rPr>
        <w:lastRenderedPageBreak/>
        <w:t>Contacter le mentor/mentee par téléphone.</w:t>
      </w:r>
    </w:p>
    <w:p w14:paraId="2F77FFEA" w14:textId="7DD7F209" w:rsidR="00B5472F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212DEBAE" wp14:editId="7122A3D3">
            <wp:simplePos x="0" y="0"/>
            <wp:positionH relativeFrom="margin">
              <wp:posOffset>1365662</wp:posOffset>
            </wp:positionH>
            <wp:positionV relativeFrom="paragraph">
              <wp:posOffset>454264</wp:posOffset>
            </wp:positionV>
            <wp:extent cx="2707640" cy="5807075"/>
            <wp:effectExtent l="0" t="0" r="0" b="3175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3CDB2" w14:textId="606D4F4F" w:rsidR="00B5472F" w:rsidRDefault="00B5472F" w:rsidP="00C815FB">
      <w:pPr>
        <w:rPr>
          <w:sz w:val="40"/>
          <w:szCs w:val="40"/>
        </w:rPr>
      </w:pPr>
    </w:p>
    <w:p w14:paraId="5C887645" w14:textId="2B0F4A7C" w:rsidR="00B5472F" w:rsidRDefault="00B5472F" w:rsidP="00C815FB">
      <w:pPr>
        <w:rPr>
          <w:sz w:val="40"/>
          <w:szCs w:val="40"/>
        </w:rPr>
      </w:pPr>
    </w:p>
    <w:p w14:paraId="04A9346B" w14:textId="6A4C9747" w:rsidR="00B5472F" w:rsidRDefault="00B5472F" w:rsidP="00C815FB">
      <w:pPr>
        <w:rPr>
          <w:sz w:val="40"/>
          <w:szCs w:val="40"/>
        </w:rPr>
      </w:pPr>
    </w:p>
    <w:p w14:paraId="175477A8" w14:textId="1E7F1AFC" w:rsidR="00B5472F" w:rsidRDefault="00B5472F" w:rsidP="00C815FB">
      <w:pPr>
        <w:rPr>
          <w:sz w:val="40"/>
          <w:szCs w:val="40"/>
        </w:rPr>
      </w:pPr>
    </w:p>
    <w:p w14:paraId="0D3AFCCF" w14:textId="5D052E3F" w:rsidR="00B5472F" w:rsidRDefault="00B5472F" w:rsidP="00C815FB">
      <w:pPr>
        <w:rPr>
          <w:sz w:val="40"/>
          <w:szCs w:val="40"/>
        </w:rPr>
      </w:pPr>
    </w:p>
    <w:p w14:paraId="2ACC1003" w14:textId="78247DBF" w:rsidR="00B5472F" w:rsidRPr="009057A1" w:rsidRDefault="00841676" w:rsidP="00C815FB">
      <w:pPr>
        <w:rPr>
          <w:sz w:val="24"/>
          <w:szCs w:val="24"/>
        </w:rPr>
      </w:pPr>
      <w:r w:rsidRPr="009057A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377C6D1F" wp14:editId="2D8C48E2">
            <wp:simplePos x="0" y="0"/>
            <wp:positionH relativeFrom="margin">
              <wp:align>left</wp:align>
            </wp:positionH>
            <wp:positionV relativeFrom="paragraph">
              <wp:posOffset>888513</wp:posOffset>
            </wp:positionV>
            <wp:extent cx="2695575" cy="5819140"/>
            <wp:effectExtent l="0" t="0" r="9525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72F" w:rsidRPr="009057A1">
        <w:rPr>
          <w:sz w:val="24"/>
          <w:szCs w:val="24"/>
        </w:rPr>
        <w:t>Planifier des sessions de mentorat</w:t>
      </w:r>
      <w:r w:rsidR="00145F04" w:rsidRPr="009057A1">
        <w:rPr>
          <w:sz w:val="24"/>
          <w:szCs w:val="24"/>
        </w:rPr>
        <w:t>.</w:t>
      </w:r>
    </w:p>
    <w:p w14:paraId="712F7A98" w14:textId="2B461259" w:rsidR="009C0423" w:rsidRDefault="009C0423" w:rsidP="00C815FB">
      <w:pPr>
        <w:rPr>
          <w:sz w:val="40"/>
          <w:szCs w:val="40"/>
        </w:rPr>
      </w:pPr>
    </w:p>
    <w:p w14:paraId="363EAA28" w14:textId="3A3AB8C0" w:rsidR="009C0423" w:rsidRDefault="009057A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13CE497" wp14:editId="52F4FF50">
            <wp:simplePos x="0" y="0"/>
            <wp:positionH relativeFrom="page">
              <wp:posOffset>3788030</wp:posOffset>
            </wp:positionH>
            <wp:positionV relativeFrom="paragraph">
              <wp:posOffset>370724</wp:posOffset>
            </wp:positionV>
            <wp:extent cx="2695575" cy="5819140"/>
            <wp:effectExtent l="0" t="0" r="9525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0423">
        <w:rPr>
          <w:sz w:val="40"/>
          <w:szCs w:val="40"/>
        </w:rPr>
        <w:br w:type="page"/>
      </w:r>
    </w:p>
    <w:p w14:paraId="5DBC3D4B" w14:textId="2C9A8CE5" w:rsidR="009C0423" w:rsidRPr="009057A1" w:rsidRDefault="009C0423" w:rsidP="009C0423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Ecrire un compte rendu de la session / Indiquer si les objectifs sont atteints.</w:t>
      </w:r>
    </w:p>
    <w:p w14:paraId="693623B8" w14:textId="03759026" w:rsidR="00B5472F" w:rsidRDefault="009C0423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2ED910AC" wp14:editId="192AA947">
            <wp:simplePos x="0" y="0"/>
            <wp:positionH relativeFrom="column">
              <wp:posOffset>23751</wp:posOffset>
            </wp:positionH>
            <wp:positionV relativeFrom="paragraph">
              <wp:posOffset>703993</wp:posOffset>
            </wp:positionV>
            <wp:extent cx="2672080" cy="5807075"/>
            <wp:effectExtent l="0" t="0" r="0" b="3175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122C28B" wp14:editId="68726705">
            <wp:simplePos x="0" y="0"/>
            <wp:positionH relativeFrom="column">
              <wp:posOffset>3075709</wp:posOffset>
            </wp:positionH>
            <wp:positionV relativeFrom="paragraph">
              <wp:posOffset>696834</wp:posOffset>
            </wp:positionV>
            <wp:extent cx="2695575" cy="5807075"/>
            <wp:effectExtent l="0" t="0" r="9525" b="3175"/>
            <wp:wrapTopAndBottom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7C085" w14:textId="25A3046C" w:rsidR="00700ADF" w:rsidRPr="00700ADF" w:rsidRDefault="00700ADF" w:rsidP="00700ADF">
      <w:pPr>
        <w:rPr>
          <w:sz w:val="40"/>
          <w:szCs w:val="40"/>
        </w:rPr>
      </w:pPr>
    </w:p>
    <w:p w14:paraId="79ED77D3" w14:textId="261ADCA1" w:rsidR="00700ADF" w:rsidRPr="00700ADF" w:rsidRDefault="00700ADF" w:rsidP="00700ADF">
      <w:pPr>
        <w:rPr>
          <w:sz w:val="40"/>
          <w:szCs w:val="40"/>
        </w:rPr>
      </w:pPr>
    </w:p>
    <w:p w14:paraId="6F8ED371" w14:textId="555296C7" w:rsidR="00700ADF" w:rsidRPr="00700ADF" w:rsidRDefault="00700ADF" w:rsidP="00700ADF">
      <w:pPr>
        <w:rPr>
          <w:sz w:val="40"/>
          <w:szCs w:val="40"/>
        </w:rPr>
      </w:pPr>
    </w:p>
    <w:p w14:paraId="5C6F2C87" w14:textId="300C27E3" w:rsidR="00700ADF" w:rsidRPr="00700ADF" w:rsidRDefault="00700ADF" w:rsidP="00700ADF">
      <w:pPr>
        <w:rPr>
          <w:sz w:val="40"/>
          <w:szCs w:val="40"/>
        </w:rPr>
      </w:pPr>
    </w:p>
    <w:p w14:paraId="5D62F812" w14:textId="73FA6F90" w:rsidR="00700ADF" w:rsidRDefault="00700ADF" w:rsidP="00700ADF">
      <w:pPr>
        <w:jc w:val="right"/>
        <w:rPr>
          <w:sz w:val="40"/>
          <w:szCs w:val="40"/>
        </w:rPr>
      </w:pPr>
    </w:p>
    <w:p w14:paraId="4D289FAA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C113899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4286920D" w14:textId="2A82194C" w:rsidR="00B00AC2" w:rsidRPr="009057A1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Mesurer l’efficacité de la relation de mentorat.</w:t>
      </w:r>
    </w:p>
    <w:p w14:paraId="6996DFDF" w14:textId="77777777" w:rsidR="00700ADF" w:rsidRPr="00700ADF" w:rsidRDefault="00700ADF" w:rsidP="00B00AC2">
      <w:pPr>
        <w:rPr>
          <w:sz w:val="40"/>
          <w:szCs w:val="40"/>
        </w:rPr>
      </w:pPr>
    </w:p>
    <w:p w14:paraId="2A644E44" w14:textId="70F66070" w:rsidR="00700ADF" w:rsidRPr="00700ADF" w:rsidRDefault="00700ADF" w:rsidP="00700ADF">
      <w:pPr>
        <w:rPr>
          <w:sz w:val="40"/>
          <w:szCs w:val="40"/>
        </w:rPr>
      </w:pPr>
    </w:p>
    <w:p w14:paraId="632BCA82" w14:textId="7C62E26D" w:rsidR="00700ADF" w:rsidRPr="00700ADF" w:rsidRDefault="00B00AC2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5867B5CA" wp14:editId="2F7ED60B">
            <wp:simplePos x="0" y="0"/>
            <wp:positionH relativeFrom="column">
              <wp:posOffset>1324303</wp:posOffset>
            </wp:positionH>
            <wp:positionV relativeFrom="paragraph">
              <wp:posOffset>353607</wp:posOffset>
            </wp:positionV>
            <wp:extent cx="2680335" cy="5817235"/>
            <wp:effectExtent l="0" t="0" r="5715" b="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EFAD57" w14:textId="12671AA0" w:rsidR="00700ADF" w:rsidRPr="00700ADF" w:rsidRDefault="00700ADF" w:rsidP="00700ADF">
      <w:pPr>
        <w:rPr>
          <w:sz w:val="40"/>
          <w:szCs w:val="40"/>
        </w:rPr>
      </w:pPr>
    </w:p>
    <w:p w14:paraId="03D4F8FB" w14:textId="34692841" w:rsidR="00700ADF" w:rsidRPr="00700ADF" w:rsidRDefault="00700ADF" w:rsidP="00700ADF">
      <w:pPr>
        <w:rPr>
          <w:sz w:val="40"/>
          <w:szCs w:val="40"/>
        </w:rPr>
      </w:pPr>
    </w:p>
    <w:p w14:paraId="3C452E6B" w14:textId="451286A7" w:rsidR="00700ADF" w:rsidRPr="00700ADF" w:rsidRDefault="00700ADF" w:rsidP="00700ADF">
      <w:pPr>
        <w:rPr>
          <w:sz w:val="40"/>
          <w:szCs w:val="40"/>
        </w:rPr>
      </w:pPr>
    </w:p>
    <w:p w14:paraId="72C48EF4" w14:textId="6074D02B" w:rsidR="00700ADF" w:rsidRPr="00700ADF" w:rsidRDefault="00700ADF" w:rsidP="00700ADF">
      <w:pPr>
        <w:rPr>
          <w:sz w:val="40"/>
          <w:szCs w:val="40"/>
        </w:rPr>
      </w:pPr>
    </w:p>
    <w:p w14:paraId="661651E2" w14:textId="77777777" w:rsidR="009057A1" w:rsidRDefault="009057A1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03CD7B1E" w14:textId="14824ED1" w:rsidR="00B00AC2" w:rsidRPr="009057A1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Accéder au compte rendu des sessions passées.</w:t>
      </w:r>
    </w:p>
    <w:p w14:paraId="0202E64B" w14:textId="487C72A5" w:rsidR="00700ADF" w:rsidRPr="00700ADF" w:rsidRDefault="00700ADF" w:rsidP="00700ADF">
      <w:pPr>
        <w:rPr>
          <w:sz w:val="40"/>
          <w:szCs w:val="40"/>
        </w:rPr>
      </w:pPr>
    </w:p>
    <w:p w14:paraId="512AE0EB" w14:textId="5F3FB6E8" w:rsidR="00700ADF" w:rsidRPr="00700ADF" w:rsidRDefault="00170A4E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3A65BA63" wp14:editId="2A58BAB3">
            <wp:simplePos x="0" y="0"/>
            <wp:positionH relativeFrom="margin">
              <wp:align>left</wp:align>
            </wp:positionH>
            <wp:positionV relativeFrom="paragraph">
              <wp:posOffset>596900</wp:posOffset>
            </wp:positionV>
            <wp:extent cx="2694940" cy="5799455"/>
            <wp:effectExtent l="0" t="0" r="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AC2">
        <w:rPr>
          <w:i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00E37055" wp14:editId="6FAA8F24">
            <wp:simplePos x="0" y="0"/>
            <wp:positionH relativeFrom="column">
              <wp:posOffset>2947622</wp:posOffset>
            </wp:positionH>
            <wp:positionV relativeFrom="paragraph">
              <wp:posOffset>588996</wp:posOffset>
            </wp:positionV>
            <wp:extent cx="2694940" cy="5799455"/>
            <wp:effectExtent l="0" t="0" r="0" b="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3DC5F" w14:textId="6F77F82D" w:rsidR="00700ADF" w:rsidRPr="00700ADF" w:rsidRDefault="00700ADF" w:rsidP="00700ADF">
      <w:pPr>
        <w:rPr>
          <w:sz w:val="40"/>
          <w:szCs w:val="40"/>
        </w:rPr>
      </w:pPr>
    </w:p>
    <w:p w14:paraId="0C32C800" w14:textId="37121732" w:rsidR="00700ADF" w:rsidRPr="00700ADF" w:rsidRDefault="00700ADF" w:rsidP="00700ADF">
      <w:pPr>
        <w:rPr>
          <w:sz w:val="40"/>
          <w:szCs w:val="40"/>
        </w:rPr>
      </w:pPr>
    </w:p>
    <w:p w14:paraId="19E97399" w14:textId="4B97AB08" w:rsidR="00700ADF" w:rsidRPr="00700ADF" w:rsidRDefault="00700ADF" w:rsidP="00700ADF">
      <w:pPr>
        <w:rPr>
          <w:sz w:val="40"/>
          <w:szCs w:val="40"/>
        </w:rPr>
      </w:pPr>
    </w:p>
    <w:p w14:paraId="44ADA45B" w14:textId="5487170A" w:rsidR="00700ADF" w:rsidRPr="00700ADF" w:rsidRDefault="00700ADF" w:rsidP="00700ADF">
      <w:pPr>
        <w:rPr>
          <w:sz w:val="40"/>
          <w:szCs w:val="40"/>
        </w:rPr>
      </w:pPr>
    </w:p>
    <w:p w14:paraId="7CC8780F" w14:textId="77777777" w:rsidR="009057A1" w:rsidRDefault="009057A1" w:rsidP="00170A4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</w:p>
    <w:p w14:paraId="5F4A484A" w14:textId="47CF7501" w:rsidR="00170A4E" w:rsidRPr="009057A1" w:rsidRDefault="00170A4E" w:rsidP="00170A4E">
      <w:pPr>
        <w:pBdr>
          <w:top w:val="nil"/>
          <w:left w:val="nil"/>
          <w:bottom w:val="nil"/>
          <w:right w:val="nil"/>
          <w:between w:val="nil"/>
        </w:pBdr>
        <w:rPr>
          <w:iCs/>
          <w:sz w:val="24"/>
          <w:szCs w:val="24"/>
        </w:rPr>
      </w:pPr>
      <w:r w:rsidRPr="009057A1">
        <w:rPr>
          <w:iCs/>
          <w:sz w:val="24"/>
          <w:szCs w:val="24"/>
        </w:rPr>
        <w:lastRenderedPageBreak/>
        <w:t>Personnaliser son interface.</w:t>
      </w:r>
    </w:p>
    <w:p w14:paraId="5D8BCE9F" w14:textId="57828A7E" w:rsidR="00700ADF" w:rsidRPr="00700ADF" w:rsidRDefault="00700ADF" w:rsidP="00700ADF">
      <w:pPr>
        <w:rPr>
          <w:sz w:val="40"/>
          <w:szCs w:val="40"/>
        </w:rPr>
      </w:pPr>
    </w:p>
    <w:p w14:paraId="4607F0B8" w14:textId="76291D3A" w:rsidR="00700ADF" w:rsidRPr="00700ADF" w:rsidRDefault="00423269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75696AC7" wp14:editId="22533CD3">
            <wp:simplePos x="0" y="0"/>
            <wp:positionH relativeFrom="page">
              <wp:align>center</wp:align>
            </wp:positionH>
            <wp:positionV relativeFrom="paragraph">
              <wp:posOffset>608965</wp:posOffset>
            </wp:positionV>
            <wp:extent cx="2707640" cy="5830570"/>
            <wp:effectExtent l="0" t="0" r="0" b="0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4F043" w14:textId="0A379DBF" w:rsidR="00700ADF" w:rsidRPr="00700ADF" w:rsidRDefault="00700ADF" w:rsidP="00700ADF">
      <w:pPr>
        <w:rPr>
          <w:sz w:val="40"/>
          <w:szCs w:val="40"/>
        </w:rPr>
      </w:pPr>
    </w:p>
    <w:p w14:paraId="4B40EDF8" w14:textId="638B6831" w:rsidR="00700ADF" w:rsidRPr="00700ADF" w:rsidRDefault="00700ADF" w:rsidP="00700ADF">
      <w:pPr>
        <w:rPr>
          <w:sz w:val="40"/>
          <w:szCs w:val="40"/>
        </w:rPr>
      </w:pPr>
    </w:p>
    <w:sectPr w:rsidR="00700ADF" w:rsidRPr="00700ADF" w:rsidSect="0056420D">
      <w:headerReference w:type="default" r:id="rId53"/>
      <w:footerReference w:type="default" r:id="rId54"/>
      <w:pgSz w:w="11909" w:h="16834"/>
      <w:pgMar w:top="1440" w:right="548" w:bottom="1440" w:left="1440" w:header="720" w:footer="720" w:gutter="0"/>
      <w:pgNumType w:start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8" w:author="Daouda Sawadogo" w:date="2020-10-30T16:50:00Z" w:initials="DS">
    <w:p w14:paraId="0740130D" w14:textId="2BF85643" w:rsidR="003372C4" w:rsidRDefault="003372C4">
      <w:pPr>
        <w:pStyle w:val="Commentaire"/>
      </w:pPr>
      <w:r>
        <w:rPr>
          <w:rStyle w:val="Marquedecommentaire"/>
        </w:rPr>
        <w:annotationRef/>
      </w:r>
      <w:r>
        <w:t>A supprimer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74013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6C2ED" w16cex:dateUtc="2020-10-30T15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740130D" w16cid:durableId="2346C2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8FC2F" w14:textId="77777777" w:rsidR="00E506A8" w:rsidRDefault="00E506A8">
      <w:pPr>
        <w:spacing w:line="240" w:lineRule="auto"/>
      </w:pPr>
      <w:r>
        <w:separator/>
      </w:r>
    </w:p>
  </w:endnote>
  <w:endnote w:type="continuationSeparator" w:id="0">
    <w:p w14:paraId="2E6246EE" w14:textId="77777777" w:rsidR="00E506A8" w:rsidRDefault="00E506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Black">
    <w:altName w:val="Arial"/>
    <w:charset w:val="00"/>
    <w:family w:val="auto"/>
    <w:pitch w:val="default"/>
  </w:font>
  <w:font w:name="Open Sans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529690"/>
      <w:docPartObj>
        <w:docPartGallery w:val="Page Numbers (Bottom of Page)"/>
        <w:docPartUnique/>
      </w:docPartObj>
    </w:sdtPr>
    <w:sdtEndPr/>
    <w:sdtContent>
      <w:p w14:paraId="6465F412" w14:textId="693A4B8A" w:rsidR="009331B2" w:rsidRDefault="009331B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35DB">
          <w:rPr>
            <w:noProof/>
          </w:rPr>
          <w:t>18</w:t>
        </w:r>
        <w:r>
          <w:fldChar w:fldCharType="end"/>
        </w:r>
      </w:p>
    </w:sdtContent>
  </w:sdt>
  <w:p w14:paraId="22C36D52" w14:textId="77777777" w:rsidR="009331B2" w:rsidRDefault="009331B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AAF80C" w14:textId="77777777" w:rsidR="00E506A8" w:rsidRDefault="00E506A8">
      <w:pPr>
        <w:spacing w:line="240" w:lineRule="auto"/>
      </w:pPr>
      <w:r>
        <w:separator/>
      </w:r>
    </w:p>
  </w:footnote>
  <w:footnote w:type="continuationSeparator" w:id="0">
    <w:p w14:paraId="1326D857" w14:textId="77777777" w:rsidR="00E506A8" w:rsidRDefault="00E506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2685C" w14:textId="77777777" w:rsidR="006A23D9" w:rsidRDefault="00C57A26">
    <w:pPr>
      <w:jc w:val="right"/>
    </w:pPr>
    <w:r>
      <w:rPr>
        <w:noProof/>
      </w:rPr>
      <w:drawing>
        <wp:inline distT="114300" distB="114300" distL="114300" distR="114300" wp14:anchorId="7DCA1766" wp14:editId="4CF09FC3">
          <wp:extent cx="966788" cy="727500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788" cy="727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072DD"/>
    <w:multiLevelType w:val="hybridMultilevel"/>
    <w:tmpl w:val="C748B3FE"/>
    <w:lvl w:ilvl="0" w:tplc="2B24778C">
      <w:start w:val="3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EA48A5"/>
    <w:multiLevelType w:val="hybridMultilevel"/>
    <w:tmpl w:val="00760202"/>
    <w:lvl w:ilvl="0" w:tplc="26B69B80">
      <w:start w:val="1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F7155"/>
    <w:multiLevelType w:val="hybridMultilevel"/>
    <w:tmpl w:val="761A2A02"/>
    <w:lvl w:ilvl="0" w:tplc="7716FD6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92C1F"/>
    <w:multiLevelType w:val="hybridMultilevel"/>
    <w:tmpl w:val="F2C8ACEA"/>
    <w:lvl w:ilvl="0" w:tplc="AA04031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ur clement">
    <w15:presenceInfo w15:providerId="Windows Live" w15:userId="b69dcf64cc7c2098"/>
  </w15:person>
  <w15:person w15:author="Daouda Sawadogo">
    <w15:presenceInfo w15:providerId="None" w15:userId="Daouda Sawadog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D9"/>
    <w:rsid w:val="0000668F"/>
    <w:rsid w:val="00013E43"/>
    <w:rsid w:val="00035A3C"/>
    <w:rsid w:val="00040776"/>
    <w:rsid w:val="00041C95"/>
    <w:rsid w:val="0004518B"/>
    <w:rsid w:val="0005009C"/>
    <w:rsid w:val="00057F3D"/>
    <w:rsid w:val="00061597"/>
    <w:rsid w:val="000630A6"/>
    <w:rsid w:val="00063461"/>
    <w:rsid w:val="00074675"/>
    <w:rsid w:val="00082944"/>
    <w:rsid w:val="00083648"/>
    <w:rsid w:val="000932C9"/>
    <w:rsid w:val="00093A73"/>
    <w:rsid w:val="000A673A"/>
    <w:rsid w:val="000B501B"/>
    <w:rsid w:val="000C6B87"/>
    <w:rsid w:val="000F2645"/>
    <w:rsid w:val="000F2895"/>
    <w:rsid w:val="001108A0"/>
    <w:rsid w:val="00111B0A"/>
    <w:rsid w:val="0011318F"/>
    <w:rsid w:val="001163A2"/>
    <w:rsid w:val="001220CC"/>
    <w:rsid w:val="0013507A"/>
    <w:rsid w:val="0013646A"/>
    <w:rsid w:val="00140607"/>
    <w:rsid w:val="00141403"/>
    <w:rsid w:val="001424A2"/>
    <w:rsid w:val="00145588"/>
    <w:rsid w:val="00145D7D"/>
    <w:rsid w:val="00145F04"/>
    <w:rsid w:val="00150272"/>
    <w:rsid w:val="00150411"/>
    <w:rsid w:val="00152F30"/>
    <w:rsid w:val="00170A4E"/>
    <w:rsid w:val="0018337F"/>
    <w:rsid w:val="00185F69"/>
    <w:rsid w:val="00191033"/>
    <w:rsid w:val="001A09CE"/>
    <w:rsid w:val="001A7274"/>
    <w:rsid w:val="001B1EE2"/>
    <w:rsid w:val="001D20D4"/>
    <w:rsid w:val="001D6854"/>
    <w:rsid w:val="00206977"/>
    <w:rsid w:val="00207AD5"/>
    <w:rsid w:val="0021058E"/>
    <w:rsid w:val="00226FE6"/>
    <w:rsid w:val="00231BB6"/>
    <w:rsid w:val="002367FB"/>
    <w:rsid w:val="00243541"/>
    <w:rsid w:val="002457C0"/>
    <w:rsid w:val="00250ACB"/>
    <w:rsid w:val="002532F3"/>
    <w:rsid w:val="00255167"/>
    <w:rsid w:val="00281566"/>
    <w:rsid w:val="002928B5"/>
    <w:rsid w:val="002A1497"/>
    <w:rsid w:val="002A3BEC"/>
    <w:rsid w:val="002B0BB5"/>
    <w:rsid w:val="002B1874"/>
    <w:rsid w:val="002C2F21"/>
    <w:rsid w:val="002C4A3B"/>
    <w:rsid w:val="002E4771"/>
    <w:rsid w:val="002F200C"/>
    <w:rsid w:val="002F6409"/>
    <w:rsid w:val="00306193"/>
    <w:rsid w:val="00312FAE"/>
    <w:rsid w:val="00316456"/>
    <w:rsid w:val="00322B89"/>
    <w:rsid w:val="00326259"/>
    <w:rsid w:val="00331767"/>
    <w:rsid w:val="00332A8B"/>
    <w:rsid w:val="003372C4"/>
    <w:rsid w:val="003523C0"/>
    <w:rsid w:val="00355878"/>
    <w:rsid w:val="00360275"/>
    <w:rsid w:val="003608CA"/>
    <w:rsid w:val="003703CF"/>
    <w:rsid w:val="00372C18"/>
    <w:rsid w:val="0039317E"/>
    <w:rsid w:val="003943AF"/>
    <w:rsid w:val="003974A4"/>
    <w:rsid w:val="00397FF2"/>
    <w:rsid w:val="003A6FF7"/>
    <w:rsid w:val="003B08D9"/>
    <w:rsid w:val="003B2529"/>
    <w:rsid w:val="003B7D40"/>
    <w:rsid w:val="003C3432"/>
    <w:rsid w:val="003D04F9"/>
    <w:rsid w:val="003D1DA7"/>
    <w:rsid w:val="003E582D"/>
    <w:rsid w:val="003F2D09"/>
    <w:rsid w:val="003F6250"/>
    <w:rsid w:val="004064EC"/>
    <w:rsid w:val="0041260C"/>
    <w:rsid w:val="00423269"/>
    <w:rsid w:val="00433292"/>
    <w:rsid w:val="004346CE"/>
    <w:rsid w:val="00435EDC"/>
    <w:rsid w:val="00440B04"/>
    <w:rsid w:val="00447B84"/>
    <w:rsid w:val="00450FCC"/>
    <w:rsid w:val="00460033"/>
    <w:rsid w:val="004809B7"/>
    <w:rsid w:val="00486641"/>
    <w:rsid w:val="004911C9"/>
    <w:rsid w:val="00492B2B"/>
    <w:rsid w:val="004B3397"/>
    <w:rsid w:val="004C2D80"/>
    <w:rsid w:val="004C79DF"/>
    <w:rsid w:val="004D06CE"/>
    <w:rsid w:val="004D3CB9"/>
    <w:rsid w:val="004D4529"/>
    <w:rsid w:val="004E26B5"/>
    <w:rsid w:val="004F25B0"/>
    <w:rsid w:val="004F5720"/>
    <w:rsid w:val="0051172F"/>
    <w:rsid w:val="00515930"/>
    <w:rsid w:val="005217E2"/>
    <w:rsid w:val="00523B20"/>
    <w:rsid w:val="00542464"/>
    <w:rsid w:val="0054712C"/>
    <w:rsid w:val="005543F7"/>
    <w:rsid w:val="00555B61"/>
    <w:rsid w:val="0056420D"/>
    <w:rsid w:val="0056518B"/>
    <w:rsid w:val="00573564"/>
    <w:rsid w:val="00575433"/>
    <w:rsid w:val="00575BA8"/>
    <w:rsid w:val="00585780"/>
    <w:rsid w:val="00591749"/>
    <w:rsid w:val="00597FFD"/>
    <w:rsid w:val="005B2E13"/>
    <w:rsid w:val="005C156B"/>
    <w:rsid w:val="005C25AA"/>
    <w:rsid w:val="005D7F6E"/>
    <w:rsid w:val="005E3C2D"/>
    <w:rsid w:val="005E7502"/>
    <w:rsid w:val="005F6E65"/>
    <w:rsid w:val="00617230"/>
    <w:rsid w:val="00621F9D"/>
    <w:rsid w:val="00630D6C"/>
    <w:rsid w:val="0063189E"/>
    <w:rsid w:val="00631DEA"/>
    <w:rsid w:val="006343D2"/>
    <w:rsid w:val="00635951"/>
    <w:rsid w:val="00640078"/>
    <w:rsid w:val="00650710"/>
    <w:rsid w:val="00651FEA"/>
    <w:rsid w:val="00653858"/>
    <w:rsid w:val="00654E2A"/>
    <w:rsid w:val="00663DA0"/>
    <w:rsid w:val="00667F7E"/>
    <w:rsid w:val="00674B23"/>
    <w:rsid w:val="0067754C"/>
    <w:rsid w:val="00680219"/>
    <w:rsid w:val="00682791"/>
    <w:rsid w:val="006A065A"/>
    <w:rsid w:val="006A23D9"/>
    <w:rsid w:val="006B17D8"/>
    <w:rsid w:val="006B78B4"/>
    <w:rsid w:val="006C6F93"/>
    <w:rsid w:val="006E2E56"/>
    <w:rsid w:val="006E51EB"/>
    <w:rsid w:val="006F3B91"/>
    <w:rsid w:val="00700ADF"/>
    <w:rsid w:val="00705767"/>
    <w:rsid w:val="00710A38"/>
    <w:rsid w:val="00711815"/>
    <w:rsid w:val="0071770D"/>
    <w:rsid w:val="00717C8E"/>
    <w:rsid w:val="00755AC8"/>
    <w:rsid w:val="0076602A"/>
    <w:rsid w:val="00773298"/>
    <w:rsid w:val="00773856"/>
    <w:rsid w:val="007741D6"/>
    <w:rsid w:val="00783CB1"/>
    <w:rsid w:val="00790400"/>
    <w:rsid w:val="00792942"/>
    <w:rsid w:val="00792C81"/>
    <w:rsid w:val="007A0768"/>
    <w:rsid w:val="007A42E4"/>
    <w:rsid w:val="007B24BC"/>
    <w:rsid w:val="007B2924"/>
    <w:rsid w:val="007C48AA"/>
    <w:rsid w:val="007D0459"/>
    <w:rsid w:val="007D6B5C"/>
    <w:rsid w:val="007E55A3"/>
    <w:rsid w:val="007E5F48"/>
    <w:rsid w:val="007F6830"/>
    <w:rsid w:val="007F706F"/>
    <w:rsid w:val="008037DE"/>
    <w:rsid w:val="00811630"/>
    <w:rsid w:val="00817551"/>
    <w:rsid w:val="008221A1"/>
    <w:rsid w:val="008245F8"/>
    <w:rsid w:val="00824F18"/>
    <w:rsid w:val="0083099A"/>
    <w:rsid w:val="00834F07"/>
    <w:rsid w:val="00841676"/>
    <w:rsid w:val="00846AEE"/>
    <w:rsid w:val="00847AC3"/>
    <w:rsid w:val="00852E81"/>
    <w:rsid w:val="008575C0"/>
    <w:rsid w:val="00860B8B"/>
    <w:rsid w:val="0086124F"/>
    <w:rsid w:val="0087239C"/>
    <w:rsid w:val="00876D6F"/>
    <w:rsid w:val="00882338"/>
    <w:rsid w:val="00894F8A"/>
    <w:rsid w:val="008A46A7"/>
    <w:rsid w:val="008B2757"/>
    <w:rsid w:val="008D2F9D"/>
    <w:rsid w:val="008D38A3"/>
    <w:rsid w:val="008D5180"/>
    <w:rsid w:val="008E0AE6"/>
    <w:rsid w:val="009057A1"/>
    <w:rsid w:val="0090596D"/>
    <w:rsid w:val="00910D94"/>
    <w:rsid w:val="00921587"/>
    <w:rsid w:val="009215A4"/>
    <w:rsid w:val="00922282"/>
    <w:rsid w:val="009263C7"/>
    <w:rsid w:val="00927A88"/>
    <w:rsid w:val="009331B2"/>
    <w:rsid w:val="009333E2"/>
    <w:rsid w:val="0094145D"/>
    <w:rsid w:val="00943E99"/>
    <w:rsid w:val="00950FF7"/>
    <w:rsid w:val="00952237"/>
    <w:rsid w:val="00956F28"/>
    <w:rsid w:val="00973C2A"/>
    <w:rsid w:val="00976A08"/>
    <w:rsid w:val="00987CDC"/>
    <w:rsid w:val="00987F53"/>
    <w:rsid w:val="0099354F"/>
    <w:rsid w:val="009A08D6"/>
    <w:rsid w:val="009A3BFF"/>
    <w:rsid w:val="009B0D87"/>
    <w:rsid w:val="009C0160"/>
    <w:rsid w:val="009C0423"/>
    <w:rsid w:val="009D3EDD"/>
    <w:rsid w:val="009E3325"/>
    <w:rsid w:val="009E59BA"/>
    <w:rsid w:val="009F16B3"/>
    <w:rsid w:val="009F32F2"/>
    <w:rsid w:val="009F35DB"/>
    <w:rsid w:val="009F3721"/>
    <w:rsid w:val="00A059AD"/>
    <w:rsid w:val="00A21B55"/>
    <w:rsid w:val="00A22016"/>
    <w:rsid w:val="00A24897"/>
    <w:rsid w:val="00A27526"/>
    <w:rsid w:val="00A3789B"/>
    <w:rsid w:val="00A469E1"/>
    <w:rsid w:val="00A50611"/>
    <w:rsid w:val="00A521B2"/>
    <w:rsid w:val="00A533D3"/>
    <w:rsid w:val="00A54E7D"/>
    <w:rsid w:val="00A55E01"/>
    <w:rsid w:val="00A62B3E"/>
    <w:rsid w:val="00A67F36"/>
    <w:rsid w:val="00A81995"/>
    <w:rsid w:val="00A875CD"/>
    <w:rsid w:val="00A9508A"/>
    <w:rsid w:val="00AA2296"/>
    <w:rsid w:val="00AB3765"/>
    <w:rsid w:val="00AB5387"/>
    <w:rsid w:val="00AD41F1"/>
    <w:rsid w:val="00AE34E0"/>
    <w:rsid w:val="00AF7576"/>
    <w:rsid w:val="00B00AC2"/>
    <w:rsid w:val="00B04810"/>
    <w:rsid w:val="00B05FC5"/>
    <w:rsid w:val="00B2064F"/>
    <w:rsid w:val="00B22C28"/>
    <w:rsid w:val="00B2761E"/>
    <w:rsid w:val="00B3493E"/>
    <w:rsid w:val="00B43282"/>
    <w:rsid w:val="00B53564"/>
    <w:rsid w:val="00B53AB1"/>
    <w:rsid w:val="00B546D2"/>
    <w:rsid w:val="00B5472F"/>
    <w:rsid w:val="00B576E5"/>
    <w:rsid w:val="00B625FE"/>
    <w:rsid w:val="00B63A09"/>
    <w:rsid w:val="00B646EB"/>
    <w:rsid w:val="00B94F2F"/>
    <w:rsid w:val="00BA03BD"/>
    <w:rsid w:val="00BA5EFD"/>
    <w:rsid w:val="00BB15EE"/>
    <w:rsid w:val="00BC1DD1"/>
    <w:rsid w:val="00BC1FC8"/>
    <w:rsid w:val="00BD6C09"/>
    <w:rsid w:val="00BE34E8"/>
    <w:rsid w:val="00BE64C4"/>
    <w:rsid w:val="00C020CC"/>
    <w:rsid w:val="00C2463C"/>
    <w:rsid w:val="00C33DF7"/>
    <w:rsid w:val="00C40DA2"/>
    <w:rsid w:val="00C42E44"/>
    <w:rsid w:val="00C43406"/>
    <w:rsid w:val="00C51E58"/>
    <w:rsid w:val="00C523D5"/>
    <w:rsid w:val="00C526AD"/>
    <w:rsid w:val="00C57A26"/>
    <w:rsid w:val="00C637B9"/>
    <w:rsid w:val="00C747A7"/>
    <w:rsid w:val="00C815FB"/>
    <w:rsid w:val="00C82664"/>
    <w:rsid w:val="00C8391D"/>
    <w:rsid w:val="00C868B9"/>
    <w:rsid w:val="00C86CED"/>
    <w:rsid w:val="00C90F85"/>
    <w:rsid w:val="00CA0BBC"/>
    <w:rsid w:val="00CA4536"/>
    <w:rsid w:val="00CB64C0"/>
    <w:rsid w:val="00CC3915"/>
    <w:rsid w:val="00CD1A31"/>
    <w:rsid w:val="00CD2BEC"/>
    <w:rsid w:val="00CD725B"/>
    <w:rsid w:val="00CE2F6F"/>
    <w:rsid w:val="00CE543D"/>
    <w:rsid w:val="00CE682B"/>
    <w:rsid w:val="00D0114C"/>
    <w:rsid w:val="00D11499"/>
    <w:rsid w:val="00D179AA"/>
    <w:rsid w:val="00D33066"/>
    <w:rsid w:val="00D35F2B"/>
    <w:rsid w:val="00D40882"/>
    <w:rsid w:val="00D458FF"/>
    <w:rsid w:val="00D4778F"/>
    <w:rsid w:val="00D51000"/>
    <w:rsid w:val="00D603F4"/>
    <w:rsid w:val="00D60A6C"/>
    <w:rsid w:val="00D672B6"/>
    <w:rsid w:val="00D71708"/>
    <w:rsid w:val="00D802F9"/>
    <w:rsid w:val="00DB47A1"/>
    <w:rsid w:val="00DD27C6"/>
    <w:rsid w:val="00DE29B8"/>
    <w:rsid w:val="00DF03B6"/>
    <w:rsid w:val="00E0137B"/>
    <w:rsid w:val="00E015E7"/>
    <w:rsid w:val="00E12ED8"/>
    <w:rsid w:val="00E14471"/>
    <w:rsid w:val="00E24B6D"/>
    <w:rsid w:val="00E26FE4"/>
    <w:rsid w:val="00E454EB"/>
    <w:rsid w:val="00E46B75"/>
    <w:rsid w:val="00E506A8"/>
    <w:rsid w:val="00E66B5A"/>
    <w:rsid w:val="00E763D1"/>
    <w:rsid w:val="00E810B5"/>
    <w:rsid w:val="00E865A0"/>
    <w:rsid w:val="00E907DA"/>
    <w:rsid w:val="00E9719A"/>
    <w:rsid w:val="00EA61CF"/>
    <w:rsid w:val="00EB1DDB"/>
    <w:rsid w:val="00EB2495"/>
    <w:rsid w:val="00EB25C0"/>
    <w:rsid w:val="00EB4E02"/>
    <w:rsid w:val="00EC4831"/>
    <w:rsid w:val="00EC7D8A"/>
    <w:rsid w:val="00ED2529"/>
    <w:rsid w:val="00EE1597"/>
    <w:rsid w:val="00EE5CE2"/>
    <w:rsid w:val="00EF195F"/>
    <w:rsid w:val="00F014C0"/>
    <w:rsid w:val="00F03E93"/>
    <w:rsid w:val="00F062B7"/>
    <w:rsid w:val="00F10EB5"/>
    <w:rsid w:val="00F162A2"/>
    <w:rsid w:val="00F17BF7"/>
    <w:rsid w:val="00F229FE"/>
    <w:rsid w:val="00F25DCE"/>
    <w:rsid w:val="00F32005"/>
    <w:rsid w:val="00F3231F"/>
    <w:rsid w:val="00F451B1"/>
    <w:rsid w:val="00F5326B"/>
    <w:rsid w:val="00F55B02"/>
    <w:rsid w:val="00F55FB9"/>
    <w:rsid w:val="00F6036F"/>
    <w:rsid w:val="00F603B0"/>
    <w:rsid w:val="00F6460B"/>
    <w:rsid w:val="00F6499B"/>
    <w:rsid w:val="00F65DFA"/>
    <w:rsid w:val="00F67ACC"/>
    <w:rsid w:val="00F80CB4"/>
    <w:rsid w:val="00F81957"/>
    <w:rsid w:val="00F87B69"/>
    <w:rsid w:val="00FA5496"/>
    <w:rsid w:val="00FB5307"/>
    <w:rsid w:val="00FB7877"/>
    <w:rsid w:val="00FC1EBE"/>
    <w:rsid w:val="00FC2E24"/>
    <w:rsid w:val="00FC609F"/>
    <w:rsid w:val="00FF181D"/>
    <w:rsid w:val="00FF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A4D1F"/>
  <w15:docId w15:val="{CBCFE5EE-1C5E-884A-B349-01EE29A1C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07D0459"/>
    <w:pPr>
      <w:keepNext/>
      <w:keepLines/>
      <w:spacing w:before="360" w:after="120"/>
      <w:outlineLvl w:val="1"/>
    </w:pPr>
    <w:rPr>
      <w:rFonts w:ascii="Roboto Black" w:eastAsia="Roboto Black" w:hAnsi="Roboto Black" w:cs="Roboto Black"/>
      <w:color w:val="0B5394"/>
      <w:sz w:val="36"/>
      <w:szCs w:val="36"/>
    </w:rPr>
  </w:style>
  <w:style w:type="paragraph" w:styleId="Titre3">
    <w:name w:val="heading 3"/>
    <w:basedOn w:val="Normal"/>
    <w:next w:val="Normal"/>
    <w:uiPriority w:val="9"/>
    <w:unhideWhenUsed/>
    <w:qFormat/>
    <w:rsid w:val="007D0459"/>
    <w:pPr>
      <w:keepNext/>
      <w:keepLines/>
      <w:spacing w:before="320" w:after="80"/>
      <w:outlineLvl w:val="2"/>
    </w:pPr>
    <w:rPr>
      <w:rFonts w:ascii="Open Sans" w:eastAsia="Open Sans" w:hAnsi="Open Sans" w:cs="Open Sans"/>
      <w:b/>
      <w:color w:val="FF5722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83099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1E58"/>
  </w:style>
  <w:style w:type="paragraph" w:styleId="Pieddepage">
    <w:name w:val="footer"/>
    <w:basedOn w:val="Normal"/>
    <w:link w:val="Pieddepag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1E58"/>
  </w:style>
  <w:style w:type="table" w:styleId="Grilledutableau">
    <w:name w:val="Table Grid"/>
    <w:basedOn w:val="TableauNormal"/>
    <w:uiPriority w:val="39"/>
    <w:rsid w:val="002C2F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56420D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6420D"/>
    <w:rPr>
      <w:rFonts w:asciiTheme="minorHAnsi" w:eastAsiaTheme="minorEastAsia" w:hAnsiTheme="minorHAnsi" w:cstheme="minorBidi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D045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7D045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D045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D0459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7D0459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24B6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23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23D5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3D1DA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D1DA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D1DA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D1DA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D1DA7"/>
    <w:rPr>
      <w:b/>
      <w:bCs/>
      <w:sz w:val="20"/>
      <w:szCs w:val="20"/>
    </w:rPr>
  </w:style>
  <w:style w:type="character" w:styleId="Accentuation">
    <w:name w:val="Emphasis"/>
    <w:basedOn w:val="Policepardfaut"/>
    <w:uiPriority w:val="20"/>
    <w:qFormat/>
    <w:rsid w:val="008575C0"/>
    <w:rPr>
      <w:i/>
      <w:iCs/>
    </w:rPr>
  </w:style>
  <w:style w:type="character" w:customStyle="1" w:styleId="acopre">
    <w:name w:val="acopre"/>
    <w:basedOn w:val="Policepardfaut"/>
    <w:rsid w:val="00987CDC"/>
  </w:style>
  <w:style w:type="character" w:styleId="Textedelespacerserv">
    <w:name w:val="Placeholder Text"/>
    <w:basedOn w:val="Policepardfaut"/>
    <w:uiPriority w:val="99"/>
    <w:semiHidden/>
    <w:rsid w:val="004866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microsoft.com/office/2011/relationships/people" Target="peop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7BA60-A2E4-48F4-97E3-8EDA850A9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2019</Words>
  <Characters>11106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MENTORIFY</vt:lpstr>
    </vt:vector>
  </TitlesOfParts>
  <Company>FUZeSCrum</Company>
  <LinksUpToDate>false</LinksUpToDate>
  <CharactersWithSpaces>13099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MENTORIFY</dc:title>
  <dc:creator>JOURDAIN CLEMENT</dc:creator>
  <cp:lastModifiedBy>Jour clement</cp:lastModifiedBy>
  <cp:revision>5</cp:revision>
  <dcterms:created xsi:type="dcterms:W3CDTF">2020-10-30T17:43:00Z</dcterms:created>
  <dcterms:modified xsi:type="dcterms:W3CDTF">2020-11-02T09:43:00Z</dcterms:modified>
</cp:coreProperties>
</file>